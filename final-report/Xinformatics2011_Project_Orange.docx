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4595" w:rsidRDefault="00D24595" w:rsidP="00786B6D">
      <w:pPr>
        <w:pStyle w:val="Heading1"/>
        <w:spacing w:before="0"/>
        <w:jc w:val="center"/>
        <w:rPr>
          <w:rFonts w:ascii="Times New Roman" w:eastAsia="Times New Roman" w:hAnsi="Times New Roman" w:cs="Times New Roman"/>
          <w:color w:val="000000"/>
          <w:kern w:val="36"/>
          <w:sz w:val="36"/>
          <w:szCs w:val="36"/>
        </w:rPr>
      </w:pPr>
    </w:p>
    <w:p w:rsidR="00D24595" w:rsidRDefault="00D24595" w:rsidP="00786B6D">
      <w:pPr>
        <w:pStyle w:val="Heading1"/>
        <w:spacing w:before="0"/>
        <w:jc w:val="center"/>
        <w:rPr>
          <w:rFonts w:ascii="Times New Roman" w:eastAsia="Times New Roman" w:hAnsi="Times New Roman" w:cs="Times New Roman"/>
          <w:color w:val="000000"/>
          <w:kern w:val="36"/>
          <w:sz w:val="36"/>
          <w:szCs w:val="36"/>
        </w:rPr>
      </w:pPr>
    </w:p>
    <w:p w:rsidR="00D24595" w:rsidRDefault="00D24595" w:rsidP="00786B6D">
      <w:pPr>
        <w:pStyle w:val="Heading1"/>
        <w:spacing w:before="0"/>
        <w:jc w:val="center"/>
        <w:rPr>
          <w:rFonts w:ascii="Times New Roman" w:eastAsia="Times New Roman" w:hAnsi="Times New Roman" w:cs="Times New Roman"/>
          <w:color w:val="000000"/>
          <w:kern w:val="36"/>
          <w:sz w:val="36"/>
          <w:szCs w:val="36"/>
        </w:rPr>
      </w:pPr>
    </w:p>
    <w:p w:rsidR="00D24595" w:rsidRDefault="00D24595" w:rsidP="00786B6D">
      <w:pPr>
        <w:pStyle w:val="Heading1"/>
        <w:spacing w:before="0"/>
        <w:jc w:val="center"/>
        <w:rPr>
          <w:rFonts w:ascii="Times New Roman" w:eastAsia="Times New Roman" w:hAnsi="Times New Roman" w:cs="Times New Roman"/>
          <w:color w:val="000000"/>
          <w:kern w:val="36"/>
          <w:sz w:val="36"/>
          <w:szCs w:val="36"/>
        </w:rPr>
      </w:pPr>
    </w:p>
    <w:p w:rsidR="00D24595" w:rsidRDefault="00D24595" w:rsidP="00786B6D">
      <w:pPr>
        <w:pStyle w:val="Heading1"/>
        <w:spacing w:before="0"/>
        <w:jc w:val="center"/>
        <w:rPr>
          <w:rFonts w:ascii="Times New Roman" w:eastAsia="Times New Roman" w:hAnsi="Times New Roman" w:cs="Times New Roman"/>
          <w:color w:val="000000"/>
          <w:kern w:val="36"/>
          <w:sz w:val="36"/>
          <w:szCs w:val="36"/>
        </w:rPr>
      </w:pPr>
    </w:p>
    <w:p w:rsidR="00786B6D" w:rsidRPr="00D24595" w:rsidRDefault="00786B6D" w:rsidP="00786B6D">
      <w:pPr>
        <w:pStyle w:val="Heading1"/>
        <w:spacing w:before="0"/>
        <w:jc w:val="center"/>
        <w:rPr>
          <w:rFonts w:ascii="Times New Roman" w:eastAsia="Times New Roman" w:hAnsi="Times New Roman" w:cs="Times New Roman"/>
          <w:color w:val="000000"/>
          <w:kern w:val="36"/>
          <w:sz w:val="40"/>
          <w:szCs w:val="40"/>
        </w:rPr>
      </w:pPr>
      <w:bookmarkStart w:id="0" w:name="_Toc291793204"/>
      <w:r w:rsidRPr="00D24595">
        <w:rPr>
          <w:rFonts w:ascii="Times New Roman" w:eastAsia="Times New Roman" w:hAnsi="Times New Roman" w:cs="Times New Roman"/>
          <w:color w:val="000000"/>
          <w:kern w:val="36"/>
          <w:sz w:val="40"/>
          <w:szCs w:val="40"/>
        </w:rPr>
        <w:t>Team Orange’s Cross-</w:t>
      </w:r>
      <w:proofErr w:type="spellStart"/>
      <w:r w:rsidRPr="00D24595">
        <w:rPr>
          <w:rFonts w:ascii="Times New Roman" w:eastAsia="Times New Roman" w:hAnsi="Times New Roman" w:cs="Times New Roman"/>
          <w:color w:val="000000"/>
          <w:kern w:val="36"/>
          <w:sz w:val="40"/>
          <w:szCs w:val="40"/>
        </w:rPr>
        <w:t>Topix</w:t>
      </w:r>
      <w:bookmarkEnd w:id="0"/>
      <w:proofErr w:type="spellEnd"/>
    </w:p>
    <w:p w:rsidR="00786B6D" w:rsidRPr="00786B6D" w:rsidRDefault="00786B6D" w:rsidP="00D24595">
      <w:pPr>
        <w:spacing w:after="0"/>
        <w:jc w:val="center"/>
        <w:rPr>
          <w:rFonts w:ascii="Times New Roman" w:eastAsia="Times New Roman" w:hAnsi="Times New Roman" w:cs="Times New Roman"/>
          <w:color w:val="000000"/>
          <w:sz w:val="24"/>
          <w:szCs w:val="24"/>
        </w:rPr>
      </w:pPr>
      <w:r w:rsidRPr="00786B6D">
        <w:rPr>
          <w:rFonts w:ascii="Times New Roman" w:eastAsia="Times New Roman" w:hAnsi="Times New Roman" w:cs="Times New Roman"/>
          <w:color w:val="000000"/>
          <w:sz w:val="24"/>
          <w:szCs w:val="24"/>
        </w:rPr>
        <w:t>Bridging Music Silos using Semantic Technologies</w:t>
      </w:r>
      <w:r w:rsidRPr="00786B6D">
        <w:rPr>
          <w:rFonts w:ascii="Times New Roman" w:eastAsia="Times New Roman" w:hAnsi="Times New Roman" w:cs="Times New Roman"/>
          <w:color w:val="000000"/>
          <w:sz w:val="24"/>
          <w:szCs w:val="24"/>
        </w:rPr>
        <w:br/>
      </w:r>
    </w:p>
    <w:p w:rsidR="00786B6D" w:rsidRPr="00786B6D" w:rsidRDefault="00786B6D" w:rsidP="00786B6D">
      <w:pPr>
        <w:spacing w:after="0"/>
        <w:jc w:val="center"/>
        <w:rPr>
          <w:rFonts w:ascii="Times New Roman" w:eastAsia="Times New Roman" w:hAnsi="Times New Roman" w:cs="Times New Roman"/>
          <w:color w:val="000000"/>
          <w:sz w:val="24"/>
          <w:szCs w:val="24"/>
        </w:rPr>
      </w:pPr>
      <w:r w:rsidRPr="00786B6D">
        <w:rPr>
          <w:rFonts w:ascii="Times New Roman" w:eastAsia="Times New Roman" w:hAnsi="Times New Roman" w:cs="Times New Roman"/>
          <w:color w:val="000000"/>
          <w:sz w:val="24"/>
          <w:szCs w:val="24"/>
        </w:rPr>
        <w:t xml:space="preserve">X-Informatics Final Project, </w:t>
      </w:r>
      <w:proofErr w:type="gramStart"/>
      <w:r w:rsidRPr="00786B6D">
        <w:rPr>
          <w:rFonts w:ascii="Times New Roman" w:eastAsia="Times New Roman" w:hAnsi="Times New Roman" w:cs="Times New Roman"/>
          <w:color w:val="000000"/>
          <w:sz w:val="24"/>
          <w:szCs w:val="24"/>
        </w:rPr>
        <w:t>Spring</w:t>
      </w:r>
      <w:proofErr w:type="gramEnd"/>
      <w:r w:rsidRPr="00786B6D">
        <w:rPr>
          <w:rFonts w:ascii="Times New Roman" w:eastAsia="Times New Roman" w:hAnsi="Times New Roman" w:cs="Times New Roman"/>
          <w:color w:val="000000"/>
          <w:sz w:val="24"/>
          <w:szCs w:val="24"/>
        </w:rPr>
        <w:t xml:space="preserve"> 2011</w:t>
      </w:r>
    </w:p>
    <w:p w:rsidR="00786B6D" w:rsidRPr="00786B6D" w:rsidRDefault="00786B6D" w:rsidP="00786B6D">
      <w:pPr>
        <w:spacing w:after="0"/>
        <w:jc w:val="center"/>
        <w:rPr>
          <w:rFonts w:ascii="Times New Roman" w:eastAsia="Times New Roman" w:hAnsi="Times New Roman" w:cs="Times New Roman"/>
          <w:color w:val="000000"/>
          <w:sz w:val="24"/>
          <w:szCs w:val="24"/>
        </w:rPr>
      </w:pPr>
      <w:r w:rsidRPr="00786B6D">
        <w:rPr>
          <w:rFonts w:ascii="Times New Roman" w:eastAsia="Times New Roman" w:hAnsi="Times New Roman" w:cs="Times New Roman"/>
          <w:color w:val="000000"/>
          <w:sz w:val="24"/>
          <w:szCs w:val="24"/>
        </w:rPr>
        <w:t>Professor Peter Fox</w:t>
      </w:r>
    </w:p>
    <w:p w:rsidR="00786B6D" w:rsidRPr="00786B6D" w:rsidRDefault="00786B6D" w:rsidP="00786B6D">
      <w:pPr>
        <w:spacing w:after="0"/>
        <w:jc w:val="center"/>
        <w:rPr>
          <w:rFonts w:ascii="Times New Roman" w:eastAsia="Times New Roman" w:hAnsi="Times New Roman" w:cs="Times New Roman"/>
          <w:color w:val="000000"/>
          <w:sz w:val="24"/>
          <w:szCs w:val="24"/>
        </w:rPr>
      </w:pPr>
      <w:r w:rsidRPr="00786B6D">
        <w:rPr>
          <w:rFonts w:ascii="Times New Roman" w:eastAsia="Times New Roman" w:hAnsi="Times New Roman" w:cs="Times New Roman"/>
          <w:color w:val="000000"/>
          <w:sz w:val="24"/>
          <w:szCs w:val="24"/>
        </w:rPr>
        <w:t>Tetherless World Constellation</w:t>
      </w:r>
    </w:p>
    <w:p w:rsidR="00786B6D" w:rsidRPr="00786B6D" w:rsidRDefault="00786B6D" w:rsidP="00786B6D">
      <w:pPr>
        <w:spacing w:after="0"/>
        <w:jc w:val="center"/>
        <w:rPr>
          <w:rFonts w:ascii="Times New Roman" w:eastAsia="Times New Roman" w:hAnsi="Times New Roman" w:cs="Times New Roman"/>
          <w:color w:val="000000"/>
          <w:sz w:val="24"/>
          <w:szCs w:val="24"/>
        </w:rPr>
      </w:pPr>
      <w:r w:rsidRPr="00786B6D">
        <w:rPr>
          <w:rFonts w:ascii="Times New Roman" w:eastAsia="Times New Roman" w:hAnsi="Times New Roman" w:cs="Times New Roman"/>
          <w:color w:val="000000"/>
          <w:sz w:val="24"/>
          <w:szCs w:val="24"/>
        </w:rPr>
        <w:t>Rensselaer Polytechnic Institute</w:t>
      </w:r>
    </w:p>
    <w:p w:rsidR="00786B6D" w:rsidRPr="00786B6D" w:rsidRDefault="00786B6D" w:rsidP="00E07744">
      <w:pPr>
        <w:ind w:left="-1080"/>
        <w:rPr>
          <w:rFonts w:ascii="Times New Roman" w:eastAsia="Times New Roman" w:hAnsi="Times New Roman" w:cs="Times New Roman"/>
          <w:color w:val="000000"/>
          <w:sz w:val="27"/>
          <w:szCs w:val="27"/>
        </w:rPr>
      </w:pPr>
      <w:r w:rsidRPr="00786B6D">
        <w:rPr>
          <w:rFonts w:ascii="Times New Roman" w:eastAsia="Times New Roman" w:hAnsi="Times New Roman" w:cs="Times New Roman"/>
          <w:color w:val="000000"/>
          <w:sz w:val="27"/>
          <w:szCs w:val="27"/>
        </w:rPr>
        <w:br/>
      </w:r>
      <w:r w:rsidRPr="00786B6D">
        <w:rPr>
          <w:rFonts w:ascii="Times New Roman" w:eastAsia="Times New Roman" w:hAnsi="Times New Roman" w:cs="Times New Roman"/>
          <w:noProof/>
          <w:color w:val="000000"/>
          <w:sz w:val="27"/>
          <w:szCs w:val="27"/>
        </w:rPr>
        <w:drawing>
          <wp:inline distT="0" distB="0" distL="0" distR="0">
            <wp:extent cx="7591647" cy="3087202"/>
            <wp:effectExtent l="0" t="0" r="0" b="0"/>
            <wp:docPr id="1" name="Picture 1" descr="https://lh3.googleusercontent.com/0WHNQton9sJPCznTpD3GEYKkP1m-iZLiSMUlqfWQOcIjkIGqEJP5A8QnG9wM2URuSdR8x_8YsIL_8brryn60Dm3Bcc-QfT_6VgkC3Mt2660ukQQ1k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0WHNQton9sJPCznTpD3GEYKkP1m-iZLiSMUlqfWQOcIjkIGqEJP5A8QnG9wM2URuSdR8x_8YsIL_8brryn60Dm3Bcc-QfT_6VgkC3Mt2660ukQQ1ka8"/>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605258" cy="3092737"/>
                    </a:xfrm>
                    <a:prstGeom prst="rect">
                      <a:avLst/>
                    </a:prstGeom>
                    <a:noFill/>
                    <a:ln>
                      <a:noFill/>
                    </a:ln>
                  </pic:spPr>
                </pic:pic>
              </a:graphicData>
            </a:graphic>
          </wp:inline>
        </w:drawing>
      </w:r>
      <w:r w:rsidRPr="00786B6D">
        <w:rPr>
          <w:rFonts w:ascii="Times New Roman" w:eastAsia="Times New Roman" w:hAnsi="Times New Roman" w:cs="Times New Roman"/>
          <w:color w:val="000000"/>
          <w:sz w:val="27"/>
          <w:szCs w:val="27"/>
        </w:rPr>
        <w:br/>
      </w:r>
      <w:r w:rsidRPr="00786B6D">
        <w:rPr>
          <w:rFonts w:ascii="Times New Roman" w:eastAsia="Times New Roman" w:hAnsi="Times New Roman" w:cs="Times New Roman"/>
          <w:color w:val="000000"/>
          <w:sz w:val="27"/>
          <w:szCs w:val="27"/>
        </w:rPr>
        <w:br/>
      </w:r>
    </w:p>
    <w:p w:rsidR="00786B6D" w:rsidRPr="00786B6D" w:rsidRDefault="00786B6D" w:rsidP="00E07744">
      <w:pPr>
        <w:pStyle w:val="Heading1"/>
        <w:rPr>
          <w:rFonts w:ascii="Times New Roman" w:eastAsia="Times New Roman" w:hAnsi="Times New Roman" w:cs="Times New Roman"/>
          <w:b w:val="0"/>
          <w:bCs w:val="0"/>
          <w:color w:val="000000"/>
          <w:kern w:val="36"/>
        </w:rPr>
      </w:pPr>
      <w:bookmarkStart w:id="1" w:name="_Toc291793205"/>
      <w:r w:rsidRPr="00786B6D">
        <w:rPr>
          <w:rFonts w:ascii="Times New Roman" w:eastAsia="Times New Roman" w:hAnsi="Times New Roman" w:cs="Times New Roman"/>
          <w:b w:val="0"/>
          <w:bCs w:val="0"/>
          <w:color w:val="000000"/>
          <w:kern w:val="36"/>
        </w:rPr>
        <w:t>Team Members</w:t>
      </w:r>
      <w:r w:rsidR="00E07744">
        <w:rPr>
          <w:rFonts w:ascii="Times New Roman" w:eastAsia="Times New Roman" w:hAnsi="Times New Roman" w:cs="Times New Roman"/>
          <w:b w:val="0"/>
          <w:bCs w:val="0"/>
          <w:color w:val="000000"/>
          <w:kern w:val="36"/>
        </w:rPr>
        <w:t>:</w:t>
      </w:r>
      <w:bookmarkEnd w:id="1"/>
    </w:p>
    <w:p w:rsidR="00786B6D" w:rsidRPr="00786B6D" w:rsidRDefault="00786B6D" w:rsidP="00786B6D">
      <w:pPr>
        <w:spacing w:after="0"/>
        <w:rPr>
          <w:rFonts w:ascii="Times New Roman" w:eastAsia="Times New Roman" w:hAnsi="Times New Roman" w:cs="Times New Roman"/>
          <w:color w:val="000000"/>
          <w:sz w:val="27"/>
          <w:szCs w:val="27"/>
        </w:rPr>
      </w:pPr>
      <w:r w:rsidRPr="00786B6D">
        <w:rPr>
          <w:rFonts w:ascii="Times New Roman" w:eastAsia="Times New Roman" w:hAnsi="Times New Roman" w:cs="Times New Roman"/>
          <w:b/>
          <w:bCs/>
          <w:color w:val="000000"/>
        </w:rPr>
        <w:t>Colin Anderson</w:t>
      </w:r>
      <w:r w:rsidRPr="00786B6D">
        <w:rPr>
          <w:rFonts w:ascii="Times New Roman" w:eastAsia="Times New Roman" w:hAnsi="Times New Roman" w:cs="Times New Roman"/>
          <w:color w:val="000000"/>
        </w:rPr>
        <w:t xml:space="preserve"> - Second semester MS in IT, MIS concentration</w:t>
      </w:r>
      <w:r w:rsidRPr="00786B6D">
        <w:rPr>
          <w:rFonts w:ascii="Times New Roman" w:eastAsia="Times New Roman" w:hAnsi="Times New Roman" w:cs="Times New Roman"/>
          <w:color w:val="000000"/>
          <w:sz w:val="27"/>
          <w:szCs w:val="27"/>
        </w:rPr>
        <w:br/>
      </w:r>
      <w:r w:rsidRPr="00786B6D">
        <w:rPr>
          <w:rFonts w:ascii="Times New Roman" w:eastAsia="Times New Roman" w:hAnsi="Times New Roman" w:cs="Times New Roman"/>
          <w:b/>
          <w:bCs/>
          <w:color w:val="000000"/>
        </w:rPr>
        <w:t>Yu Chen</w:t>
      </w:r>
      <w:r w:rsidRPr="00786B6D">
        <w:rPr>
          <w:rFonts w:ascii="Times New Roman" w:eastAsia="Times New Roman" w:hAnsi="Times New Roman" w:cs="Times New Roman"/>
          <w:color w:val="000000"/>
        </w:rPr>
        <w:t xml:space="preserve"> - 1st Year PhD ECSE, Tetherless World Constellation 518-522-7669</w:t>
      </w:r>
      <w:r w:rsidRPr="00786B6D">
        <w:rPr>
          <w:rFonts w:ascii="Times New Roman" w:eastAsia="Times New Roman" w:hAnsi="Times New Roman" w:cs="Times New Roman"/>
          <w:color w:val="000000"/>
          <w:sz w:val="27"/>
          <w:szCs w:val="27"/>
        </w:rPr>
        <w:br/>
      </w:r>
      <w:r w:rsidRPr="00786B6D">
        <w:rPr>
          <w:rFonts w:ascii="Times New Roman" w:eastAsia="Times New Roman" w:hAnsi="Times New Roman" w:cs="Times New Roman"/>
          <w:b/>
          <w:bCs/>
          <w:color w:val="000000"/>
        </w:rPr>
        <w:t>Samuel Johnson</w:t>
      </w:r>
      <w:r w:rsidRPr="00786B6D">
        <w:rPr>
          <w:rFonts w:ascii="Times New Roman" w:eastAsia="Times New Roman" w:hAnsi="Times New Roman" w:cs="Times New Roman"/>
          <w:color w:val="000000"/>
        </w:rPr>
        <w:t xml:space="preserve"> - 4th semester (part time) MS IT, HCI Concentration</w:t>
      </w:r>
      <w:r w:rsidRPr="00786B6D">
        <w:rPr>
          <w:rFonts w:ascii="Times New Roman" w:eastAsia="Times New Roman" w:hAnsi="Times New Roman" w:cs="Times New Roman"/>
          <w:color w:val="000000"/>
          <w:sz w:val="27"/>
          <w:szCs w:val="27"/>
        </w:rPr>
        <w:br/>
      </w:r>
      <w:r w:rsidRPr="00786B6D">
        <w:rPr>
          <w:rFonts w:ascii="Times New Roman" w:eastAsia="Times New Roman" w:hAnsi="Times New Roman" w:cs="Times New Roman"/>
          <w:b/>
          <w:bCs/>
          <w:color w:val="000000"/>
        </w:rPr>
        <w:t>Tim Lebo</w:t>
      </w:r>
      <w:r w:rsidRPr="00786B6D">
        <w:rPr>
          <w:rFonts w:ascii="Times New Roman" w:eastAsia="Times New Roman" w:hAnsi="Times New Roman" w:cs="Times New Roman"/>
          <w:color w:val="000000"/>
        </w:rPr>
        <w:t xml:space="preserve"> - 2nd Year Ph.D. Cognitive Science, Tetherless World Constellation</w:t>
      </w:r>
      <w:r w:rsidRPr="00786B6D">
        <w:rPr>
          <w:rFonts w:ascii="Times New Roman" w:eastAsia="Times New Roman" w:hAnsi="Times New Roman" w:cs="Times New Roman"/>
          <w:color w:val="000000"/>
          <w:sz w:val="27"/>
          <w:szCs w:val="27"/>
        </w:rPr>
        <w:br/>
      </w:r>
      <w:r w:rsidRPr="00786B6D">
        <w:rPr>
          <w:rFonts w:ascii="Times New Roman" w:eastAsia="Times New Roman" w:hAnsi="Times New Roman" w:cs="Times New Roman"/>
          <w:b/>
          <w:bCs/>
          <w:color w:val="000000"/>
        </w:rPr>
        <w:t>Amanda Olyha</w:t>
      </w:r>
      <w:r w:rsidRPr="00786B6D">
        <w:rPr>
          <w:rFonts w:ascii="Times New Roman" w:eastAsia="Times New Roman" w:hAnsi="Times New Roman" w:cs="Times New Roman"/>
          <w:color w:val="000000"/>
        </w:rPr>
        <w:t xml:space="preserve"> - Senior, Physics and CS</w:t>
      </w:r>
    </w:p>
    <w:p w:rsidR="000D53FB" w:rsidRPr="00D24595" w:rsidRDefault="000D53FB" w:rsidP="00CA7C70">
      <w:pPr>
        <w:spacing w:after="0"/>
        <w:rPr>
          <w:rFonts w:ascii="Times New Roman" w:hAnsi="Times New Roman" w:cs="Times New Roman"/>
        </w:rPr>
      </w:pPr>
    </w:p>
    <w:p w:rsidR="000D53FB" w:rsidRPr="00D24595" w:rsidRDefault="000D53FB" w:rsidP="000D53FB">
      <w:pPr>
        <w:spacing w:after="0"/>
        <w:rPr>
          <w:rFonts w:ascii="Times New Roman" w:hAnsi="Times New Roman" w:cs="Times New Roman"/>
          <w:sz w:val="24"/>
          <w:szCs w:val="24"/>
        </w:rPr>
      </w:pPr>
    </w:p>
    <w:p w:rsidR="00D24595" w:rsidRDefault="00D24595" w:rsidP="000D53FB">
      <w:pPr>
        <w:spacing w:after="0"/>
        <w:rPr>
          <w:rFonts w:ascii="Times New Roman" w:hAnsi="Times New Roman" w:cs="Times New Roman"/>
          <w:sz w:val="24"/>
          <w:szCs w:val="24"/>
        </w:rPr>
      </w:pPr>
    </w:p>
    <w:p w:rsidR="00D24595" w:rsidRDefault="00D24595" w:rsidP="000D53FB">
      <w:pPr>
        <w:spacing w:after="0"/>
        <w:rPr>
          <w:rFonts w:ascii="Times New Roman" w:hAnsi="Times New Roman" w:cs="Times New Roman"/>
          <w:sz w:val="24"/>
          <w:szCs w:val="24"/>
        </w:rPr>
      </w:pPr>
    </w:p>
    <w:sdt>
      <w:sdtPr>
        <w:rPr>
          <w:rFonts w:ascii="Times New Roman" w:eastAsiaTheme="minorHAnsi" w:hAnsi="Times New Roman" w:cs="Times New Roman"/>
          <w:b w:val="0"/>
          <w:bCs w:val="0"/>
          <w:color w:val="auto"/>
          <w:sz w:val="22"/>
          <w:szCs w:val="22"/>
          <w:lang w:eastAsia="en-US"/>
          <w:rPrChange w:id="2" w:author="student" w:date="2011-04-30T12:08:00Z">
            <w:rPr>
              <w:rFonts w:asciiTheme="minorHAnsi" w:eastAsiaTheme="minorHAnsi" w:hAnsiTheme="minorHAnsi" w:cstheme="minorBidi"/>
              <w:b w:val="0"/>
              <w:bCs w:val="0"/>
              <w:color w:val="auto"/>
              <w:sz w:val="22"/>
              <w:szCs w:val="22"/>
              <w:lang w:eastAsia="en-US"/>
            </w:rPr>
          </w:rPrChange>
        </w:rPr>
        <w:id w:val="1018200470"/>
        <w:docPartObj>
          <w:docPartGallery w:val="Table of Contents"/>
          <w:docPartUnique/>
        </w:docPartObj>
      </w:sdtPr>
      <w:sdtEndPr>
        <w:rPr>
          <w:rFonts w:asciiTheme="minorHAnsi" w:hAnsiTheme="minorHAnsi" w:cstheme="minorBidi"/>
          <w:noProof/>
        </w:rPr>
      </w:sdtEndPr>
      <w:sdtContent>
        <w:p w:rsidR="00EA683C" w:rsidRPr="00BA1702" w:rsidRDefault="00EA683C" w:rsidP="00E07744">
          <w:pPr>
            <w:pStyle w:val="TOCHeading"/>
            <w:spacing w:before="0"/>
            <w:rPr>
              <w:rFonts w:ascii="Times New Roman" w:hAnsi="Times New Roman" w:cs="Times New Roman"/>
              <w:rPrChange w:id="3" w:author="student" w:date="2011-04-30T12:08:00Z">
                <w:rPr/>
              </w:rPrChange>
            </w:rPr>
          </w:pPr>
          <w:r w:rsidRPr="00BA1702">
            <w:rPr>
              <w:rFonts w:ascii="Times New Roman" w:hAnsi="Times New Roman" w:cs="Times New Roman"/>
              <w:rPrChange w:id="4" w:author="student" w:date="2011-04-30T12:08:00Z">
                <w:rPr/>
              </w:rPrChange>
            </w:rPr>
            <w:t>Contents</w:t>
          </w:r>
        </w:p>
        <w:p w:rsidR="00FF059D" w:rsidRPr="00BA1702" w:rsidRDefault="00467A11">
          <w:pPr>
            <w:pStyle w:val="TOC1"/>
            <w:tabs>
              <w:tab w:val="right" w:leader="dot" w:pos="9350"/>
            </w:tabs>
            <w:rPr>
              <w:rFonts w:ascii="Times New Roman" w:eastAsiaTheme="minorEastAsia" w:hAnsi="Times New Roman" w:cs="Times New Roman"/>
              <w:noProof/>
              <w:rPrChange w:id="5" w:author="student" w:date="2011-04-30T12:08:00Z">
                <w:rPr>
                  <w:rFonts w:eastAsiaTheme="minorEastAsia"/>
                  <w:noProof/>
                </w:rPr>
              </w:rPrChange>
            </w:rPr>
          </w:pPr>
          <w:r w:rsidRPr="00BA1702">
            <w:rPr>
              <w:rFonts w:ascii="Times New Roman" w:hAnsi="Times New Roman" w:cs="Times New Roman"/>
              <w:rPrChange w:id="6" w:author="student" w:date="2011-04-30T12:08:00Z">
                <w:rPr/>
              </w:rPrChange>
            </w:rPr>
            <w:fldChar w:fldCharType="begin"/>
          </w:r>
          <w:r w:rsidR="00EA683C" w:rsidRPr="00BA1702">
            <w:rPr>
              <w:rFonts w:ascii="Times New Roman" w:hAnsi="Times New Roman" w:cs="Times New Roman"/>
              <w:rPrChange w:id="7" w:author="student" w:date="2011-04-30T12:08:00Z">
                <w:rPr/>
              </w:rPrChange>
            </w:rPr>
            <w:instrText xml:space="preserve"> TOC \o "1-3" \h \z \u </w:instrText>
          </w:r>
          <w:r w:rsidRPr="00BA1702">
            <w:rPr>
              <w:rFonts w:ascii="Times New Roman" w:hAnsi="Times New Roman" w:cs="Times New Roman"/>
              <w:rPrChange w:id="8" w:author="student" w:date="2011-04-30T12:08:00Z">
                <w:rPr/>
              </w:rPrChange>
            </w:rPr>
            <w:fldChar w:fldCharType="separate"/>
          </w:r>
          <w:r w:rsidRPr="00BA1702">
            <w:rPr>
              <w:rFonts w:ascii="Times New Roman" w:hAnsi="Times New Roman" w:cs="Times New Roman"/>
              <w:rPrChange w:id="9" w:author="student" w:date="2011-04-30T12:08:00Z">
                <w:rPr/>
              </w:rPrChange>
            </w:rPr>
            <w:fldChar w:fldCharType="begin"/>
          </w:r>
          <w:r w:rsidRPr="00BA1702">
            <w:rPr>
              <w:rFonts w:ascii="Times New Roman" w:hAnsi="Times New Roman" w:cs="Times New Roman"/>
              <w:rPrChange w:id="10" w:author="student" w:date="2011-04-30T12:08:00Z">
                <w:rPr/>
              </w:rPrChange>
            </w:rPr>
            <w:instrText>HYPERLINK \l "_Toc291793204"</w:instrText>
          </w:r>
          <w:r w:rsidRPr="00BA1702">
            <w:rPr>
              <w:rFonts w:ascii="Times New Roman" w:hAnsi="Times New Roman" w:cs="Times New Roman"/>
              <w:rPrChange w:id="11" w:author="student" w:date="2011-04-30T12:08:00Z">
                <w:rPr/>
              </w:rPrChange>
            </w:rPr>
            <w:fldChar w:fldCharType="separate"/>
          </w:r>
          <w:r w:rsidR="00FF059D" w:rsidRPr="00BA1702">
            <w:rPr>
              <w:rStyle w:val="Hyperlink"/>
              <w:rFonts w:ascii="Times New Roman" w:eastAsia="Times New Roman" w:hAnsi="Times New Roman" w:cs="Times New Roman"/>
              <w:noProof/>
              <w:kern w:val="36"/>
              <w:rPrChange w:id="12" w:author="student" w:date="2011-04-30T12:08:00Z">
                <w:rPr>
                  <w:rStyle w:val="Hyperlink"/>
                  <w:rFonts w:ascii="Times New Roman" w:eastAsia="Times New Roman" w:hAnsi="Times New Roman" w:cs="Times New Roman"/>
                  <w:noProof/>
                  <w:kern w:val="36"/>
                </w:rPr>
              </w:rPrChange>
            </w:rPr>
            <w:t>Team Orange’s Cross-Topix</w:t>
          </w:r>
          <w:r w:rsidR="00FF059D" w:rsidRPr="00BA1702">
            <w:rPr>
              <w:rFonts w:ascii="Times New Roman" w:hAnsi="Times New Roman" w:cs="Times New Roman"/>
              <w:noProof/>
              <w:webHidden/>
              <w:rPrChange w:id="13" w:author="student" w:date="2011-04-30T12:08:00Z">
                <w:rPr>
                  <w:noProof/>
                  <w:webHidden/>
                </w:rPr>
              </w:rPrChange>
            </w:rPr>
            <w:tab/>
          </w:r>
          <w:r w:rsidRPr="00BA1702">
            <w:rPr>
              <w:rFonts w:ascii="Times New Roman" w:hAnsi="Times New Roman" w:cs="Times New Roman"/>
              <w:noProof/>
              <w:webHidden/>
              <w:rPrChange w:id="14" w:author="student" w:date="2011-04-30T12:08:00Z">
                <w:rPr>
                  <w:noProof/>
                  <w:webHidden/>
                </w:rPr>
              </w:rPrChange>
            </w:rPr>
            <w:fldChar w:fldCharType="begin"/>
          </w:r>
          <w:r w:rsidR="00FF059D" w:rsidRPr="00BA1702">
            <w:rPr>
              <w:rFonts w:ascii="Times New Roman" w:hAnsi="Times New Roman" w:cs="Times New Roman"/>
              <w:noProof/>
              <w:webHidden/>
              <w:rPrChange w:id="15" w:author="student" w:date="2011-04-30T12:08:00Z">
                <w:rPr>
                  <w:noProof/>
                  <w:webHidden/>
                </w:rPr>
              </w:rPrChange>
            </w:rPr>
            <w:instrText xml:space="preserve"> PAGEREF _Toc291793204 \h </w:instrText>
          </w:r>
          <w:r w:rsidRPr="00BA1702">
            <w:rPr>
              <w:rFonts w:ascii="Times New Roman" w:hAnsi="Times New Roman" w:cs="Times New Roman"/>
              <w:noProof/>
              <w:webHidden/>
              <w:rPrChange w:id="16" w:author="student" w:date="2011-04-30T12:08:00Z">
                <w:rPr>
                  <w:noProof/>
                  <w:webHidden/>
                </w:rPr>
              </w:rPrChange>
            </w:rPr>
          </w:r>
          <w:r w:rsidRPr="00BA1702">
            <w:rPr>
              <w:rFonts w:ascii="Times New Roman" w:hAnsi="Times New Roman" w:cs="Times New Roman"/>
              <w:noProof/>
              <w:webHidden/>
              <w:rPrChange w:id="17" w:author="student" w:date="2011-04-30T12:08:00Z">
                <w:rPr>
                  <w:noProof/>
                  <w:webHidden/>
                </w:rPr>
              </w:rPrChange>
            </w:rPr>
            <w:fldChar w:fldCharType="separate"/>
          </w:r>
          <w:r w:rsidR="00FF059D" w:rsidRPr="00BA1702">
            <w:rPr>
              <w:rFonts w:ascii="Times New Roman" w:hAnsi="Times New Roman" w:cs="Times New Roman"/>
              <w:noProof/>
              <w:webHidden/>
              <w:rPrChange w:id="18" w:author="student" w:date="2011-04-30T12:08:00Z">
                <w:rPr>
                  <w:noProof/>
                  <w:webHidden/>
                </w:rPr>
              </w:rPrChange>
            </w:rPr>
            <w:t>1</w:t>
          </w:r>
          <w:r w:rsidRPr="00BA1702">
            <w:rPr>
              <w:rFonts w:ascii="Times New Roman" w:hAnsi="Times New Roman" w:cs="Times New Roman"/>
              <w:noProof/>
              <w:webHidden/>
              <w:rPrChange w:id="19" w:author="student" w:date="2011-04-30T12:08:00Z">
                <w:rPr>
                  <w:noProof/>
                  <w:webHidden/>
                </w:rPr>
              </w:rPrChange>
            </w:rPr>
            <w:fldChar w:fldCharType="end"/>
          </w:r>
          <w:r w:rsidRPr="00BA1702">
            <w:rPr>
              <w:rFonts w:ascii="Times New Roman" w:hAnsi="Times New Roman" w:cs="Times New Roman"/>
              <w:rPrChange w:id="20" w:author="student" w:date="2011-04-30T12:08:00Z">
                <w:rPr/>
              </w:rPrChange>
            </w:rPr>
            <w:fldChar w:fldCharType="end"/>
          </w:r>
        </w:p>
        <w:p w:rsidR="00FF059D" w:rsidRPr="00BA1702" w:rsidRDefault="00467A11">
          <w:pPr>
            <w:pStyle w:val="TOC1"/>
            <w:tabs>
              <w:tab w:val="right" w:leader="dot" w:pos="9350"/>
            </w:tabs>
            <w:rPr>
              <w:rFonts w:ascii="Times New Roman" w:eastAsiaTheme="minorEastAsia" w:hAnsi="Times New Roman" w:cs="Times New Roman"/>
              <w:noProof/>
              <w:rPrChange w:id="21" w:author="student" w:date="2011-04-30T12:08:00Z">
                <w:rPr>
                  <w:rFonts w:eastAsiaTheme="minorEastAsia"/>
                  <w:noProof/>
                </w:rPr>
              </w:rPrChange>
            </w:rPr>
          </w:pPr>
          <w:r w:rsidRPr="00BA1702">
            <w:rPr>
              <w:rFonts w:ascii="Times New Roman" w:hAnsi="Times New Roman" w:cs="Times New Roman"/>
              <w:rPrChange w:id="22" w:author="student" w:date="2011-04-30T12:08:00Z">
                <w:rPr/>
              </w:rPrChange>
            </w:rPr>
            <w:fldChar w:fldCharType="begin"/>
          </w:r>
          <w:r w:rsidRPr="00BA1702">
            <w:rPr>
              <w:rFonts w:ascii="Times New Roman" w:hAnsi="Times New Roman" w:cs="Times New Roman"/>
              <w:rPrChange w:id="23" w:author="student" w:date="2011-04-30T12:08:00Z">
                <w:rPr/>
              </w:rPrChange>
            </w:rPr>
            <w:instrText>HYPERLINK \l "_Toc291793205"</w:instrText>
          </w:r>
          <w:r w:rsidRPr="00BA1702">
            <w:rPr>
              <w:rFonts w:ascii="Times New Roman" w:hAnsi="Times New Roman" w:cs="Times New Roman"/>
              <w:rPrChange w:id="24" w:author="student" w:date="2011-04-30T12:08:00Z">
                <w:rPr/>
              </w:rPrChange>
            </w:rPr>
            <w:fldChar w:fldCharType="separate"/>
          </w:r>
          <w:r w:rsidR="00FF059D" w:rsidRPr="00BA1702">
            <w:rPr>
              <w:rStyle w:val="Hyperlink"/>
              <w:rFonts w:ascii="Times New Roman" w:eastAsia="Times New Roman" w:hAnsi="Times New Roman" w:cs="Times New Roman"/>
              <w:noProof/>
              <w:kern w:val="36"/>
              <w:rPrChange w:id="25" w:author="student" w:date="2011-04-30T12:08:00Z">
                <w:rPr>
                  <w:rStyle w:val="Hyperlink"/>
                  <w:rFonts w:ascii="Times New Roman" w:eastAsia="Times New Roman" w:hAnsi="Times New Roman" w:cs="Times New Roman"/>
                  <w:noProof/>
                  <w:kern w:val="36"/>
                </w:rPr>
              </w:rPrChange>
            </w:rPr>
            <w:t>Team Members:</w:t>
          </w:r>
          <w:r w:rsidR="00FF059D" w:rsidRPr="00BA1702">
            <w:rPr>
              <w:rFonts w:ascii="Times New Roman" w:hAnsi="Times New Roman" w:cs="Times New Roman"/>
              <w:noProof/>
              <w:webHidden/>
              <w:rPrChange w:id="26" w:author="student" w:date="2011-04-30T12:08:00Z">
                <w:rPr>
                  <w:noProof/>
                  <w:webHidden/>
                </w:rPr>
              </w:rPrChange>
            </w:rPr>
            <w:tab/>
          </w:r>
          <w:r w:rsidRPr="00BA1702">
            <w:rPr>
              <w:rFonts w:ascii="Times New Roman" w:hAnsi="Times New Roman" w:cs="Times New Roman"/>
              <w:noProof/>
              <w:webHidden/>
              <w:rPrChange w:id="27" w:author="student" w:date="2011-04-30T12:08:00Z">
                <w:rPr>
                  <w:noProof/>
                  <w:webHidden/>
                </w:rPr>
              </w:rPrChange>
            </w:rPr>
            <w:fldChar w:fldCharType="begin"/>
          </w:r>
          <w:r w:rsidR="00FF059D" w:rsidRPr="00BA1702">
            <w:rPr>
              <w:rFonts w:ascii="Times New Roman" w:hAnsi="Times New Roman" w:cs="Times New Roman"/>
              <w:noProof/>
              <w:webHidden/>
              <w:rPrChange w:id="28" w:author="student" w:date="2011-04-30T12:08:00Z">
                <w:rPr>
                  <w:noProof/>
                  <w:webHidden/>
                </w:rPr>
              </w:rPrChange>
            </w:rPr>
            <w:instrText xml:space="preserve"> PAGEREF _Toc291793205 \h </w:instrText>
          </w:r>
          <w:r w:rsidRPr="00BA1702">
            <w:rPr>
              <w:rFonts w:ascii="Times New Roman" w:hAnsi="Times New Roman" w:cs="Times New Roman"/>
              <w:noProof/>
              <w:webHidden/>
              <w:rPrChange w:id="29" w:author="student" w:date="2011-04-30T12:08:00Z">
                <w:rPr>
                  <w:noProof/>
                  <w:webHidden/>
                </w:rPr>
              </w:rPrChange>
            </w:rPr>
          </w:r>
          <w:r w:rsidRPr="00BA1702">
            <w:rPr>
              <w:rFonts w:ascii="Times New Roman" w:hAnsi="Times New Roman" w:cs="Times New Roman"/>
              <w:noProof/>
              <w:webHidden/>
              <w:rPrChange w:id="30" w:author="student" w:date="2011-04-30T12:08:00Z">
                <w:rPr>
                  <w:noProof/>
                  <w:webHidden/>
                </w:rPr>
              </w:rPrChange>
            </w:rPr>
            <w:fldChar w:fldCharType="separate"/>
          </w:r>
          <w:r w:rsidR="00FF059D" w:rsidRPr="00BA1702">
            <w:rPr>
              <w:rFonts w:ascii="Times New Roman" w:hAnsi="Times New Roman" w:cs="Times New Roman"/>
              <w:noProof/>
              <w:webHidden/>
              <w:rPrChange w:id="31" w:author="student" w:date="2011-04-30T12:08:00Z">
                <w:rPr>
                  <w:noProof/>
                  <w:webHidden/>
                </w:rPr>
              </w:rPrChange>
            </w:rPr>
            <w:t>1</w:t>
          </w:r>
          <w:r w:rsidRPr="00BA1702">
            <w:rPr>
              <w:rFonts w:ascii="Times New Roman" w:hAnsi="Times New Roman" w:cs="Times New Roman"/>
              <w:noProof/>
              <w:webHidden/>
              <w:rPrChange w:id="32" w:author="student" w:date="2011-04-30T12:08:00Z">
                <w:rPr>
                  <w:noProof/>
                  <w:webHidden/>
                </w:rPr>
              </w:rPrChange>
            </w:rPr>
            <w:fldChar w:fldCharType="end"/>
          </w:r>
          <w:r w:rsidRPr="00BA1702">
            <w:rPr>
              <w:rFonts w:ascii="Times New Roman" w:hAnsi="Times New Roman" w:cs="Times New Roman"/>
              <w:rPrChange w:id="33" w:author="student" w:date="2011-04-30T12:08:00Z">
                <w:rPr/>
              </w:rPrChange>
            </w:rPr>
            <w:fldChar w:fldCharType="end"/>
          </w:r>
        </w:p>
        <w:p w:rsidR="00FF059D" w:rsidRPr="00BA1702" w:rsidRDefault="00467A11">
          <w:pPr>
            <w:pStyle w:val="TOC1"/>
            <w:tabs>
              <w:tab w:val="right" w:leader="dot" w:pos="9350"/>
            </w:tabs>
            <w:rPr>
              <w:rFonts w:ascii="Times New Roman" w:eastAsiaTheme="minorEastAsia" w:hAnsi="Times New Roman" w:cs="Times New Roman"/>
              <w:noProof/>
              <w:rPrChange w:id="34" w:author="student" w:date="2011-04-30T12:08:00Z">
                <w:rPr>
                  <w:rFonts w:eastAsiaTheme="minorEastAsia"/>
                  <w:noProof/>
                </w:rPr>
              </w:rPrChange>
            </w:rPr>
          </w:pPr>
          <w:r w:rsidRPr="00BA1702">
            <w:rPr>
              <w:rFonts w:ascii="Times New Roman" w:hAnsi="Times New Roman" w:cs="Times New Roman"/>
              <w:rPrChange w:id="35" w:author="student" w:date="2011-04-30T12:08:00Z">
                <w:rPr/>
              </w:rPrChange>
            </w:rPr>
            <w:fldChar w:fldCharType="begin"/>
          </w:r>
          <w:r w:rsidRPr="00BA1702">
            <w:rPr>
              <w:rFonts w:ascii="Times New Roman" w:hAnsi="Times New Roman" w:cs="Times New Roman"/>
              <w:rPrChange w:id="36" w:author="student" w:date="2011-04-30T12:08:00Z">
                <w:rPr/>
              </w:rPrChange>
            </w:rPr>
            <w:instrText>HYPERLINK \l "_Toc291793206"</w:instrText>
          </w:r>
          <w:r w:rsidRPr="00BA1702">
            <w:rPr>
              <w:rFonts w:ascii="Times New Roman" w:hAnsi="Times New Roman" w:cs="Times New Roman"/>
              <w:rPrChange w:id="37" w:author="student" w:date="2011-04-30T12:08:00Z">
                <w:rPr/>
              </w:rPrChange>
            </w:rPr>
            <w:fldChar w:fldCharType="separate"/>
          </w:r>
          <w:r w:rsidR="00FF059D" w:rsidRPr="00BA1702">
            <w:rPr>
              <w:rStyle w:val="Hyperlink"/>
              <w:rFonts w:ascii="Times New Roman" w:hAnsi="Times New Roman" w:cs="Times New Roman"/>
              <w:noProof/>
              <w:rPrChange w:id="38" w:author="student" w:date="2011-04-30T12:08:00Z">
                <w:rPr>
                  <w:rStyle w:val="Hyperlink"/>
                  <w:rFonts w:ascii="Times New Roman" w:hAnsi="Times New Roman" w:cs="Times New Roman"/>
                  <w:noProof/>
                </w:rPr>
              </w:rPrChange>
            </w:rPr>
            <w:t>Introduction:</w:t>
          </w:r>
          <w:r w:rsidR="00FF059D" w:rsidRPr="00BA1702">
            <w:rPr>
              <w:rFonts w:ascii="Times New Roman" w:hAnsi="Times New Roman" w:cs="Times New Roman"/>
              <w:noProof/>
              <w:webHidden/>
              <w:rPrChange w:id="39" w:author="student" w:date="2011-04-30T12:08:00Z">
                <w:rPr>
                  <w:noProof/>
                  <w:webHidden/>
                </w:rPr>
              </w:rPrChange>
            </w:rPr>
            <w:tab/>
          </w:r>
          <w:r w:rsidRPr="00BA1702">
            <w:rPr>
              <w:rFonts w:ascii="Times New Roman" w:hAnsi="Times New Roman" w:cs="Times New Roman"/>
              <w:noProof/>
              <w:webHidden/>
              <w:rPrChange w:id="40" w:author="student" w:date="2011-04-30T12:08:00Z">
                <w:rPr>
                  <w:noProof/>
                  <w:webHidden/>
                </w:rPr>
              </w:rPrChange>
            </w:rPr>
            <w:fldChar w:fldCharType="begin"/>
          </w:r>
          <w:r w:rsidR="00FF059D" w:rsidRPr="00BA1702">
            <w:rPr>
              <w:rFonts w:ascii="Times New Roman" w:hAnsi="Times New Roman" w:cs="Times New Roman"/>
              <w:noProof/>
              <w:webHidden/>
              <w:rPrChange w:id="41" w:author="student" w:date="2011-04-30T12:08:00Z">
                <w:rPr>
                  <w:noProof/>
                  <w:webHidden/>
                </w:rPr>
              </w:rPrChange>
            </w:rPr>
            <w:instrText xml:space="preserve"> PAGEREF _Toc291793206 \h </w:instrText>
          </w:r>
          <w:r w:rsidRPr="00BA1702">
            <w:rPr>
              <w:rFonts w:ascii="Times New Roman" w:hAnsi="Times New Roman" w:cs="Times New Roman"/>
              <w:noProof/>
              <w:webHidden/>
              <w:rPrChange w:id="42" w:author="student" w:date="2011-04-30T12:08:00Z">
                <w:rPr>
                  <w:noProof/>
                  <w:webHidden/>
                </w:rPr>
              </w:rPrChange>
            </w:rPr>
          </w:r>
          <w:r w:rsidRPr="00BA1702">
            <w:rPr>
              <w:rFonts w:ascii="Times New Roman" w:hAnsi="Times New Roman" w:cs="Times New Roman"/>
              <w:noProof/>
              <w:webHidden/>
              <w:rPrChange w:id="43" w:author="student" w:date="2011-04-30T12:08:00Z">
                <w:rPr>
                  <w:noProof/>
                  <w:webHidden/>
                </w:rPr>
              </w:rPrChange>
            </w:rPr>
            <w:fldChar w:fldCharType="separate"/>
          </w:r>
          <w:r w:rsidR="00FF059D" w:rsidRPr="00BA1702">
            <w:rPr>
              <w:rFonts w:ascii="Times New Roman" w:hAnsi="Times New Roman" w:cs="Times New Roman"/>
              <w:noProof/>
              <w:webHidden/>
              <w:rPrChange w:id="44" w:author="student" w:date="2011-04-30T12:08:00Z">
                <w:rPr>
                  <w:noProof/>
                  <w:webHidden/>
                </w:rPr>
              </w:rPrChange>
            </w:rPr>
            <w:t>3</w:t>
          </w:r>
          <w:r w:rsidRPr="00BA1702">
            <w:rPr>
              <w:rFonts w:ascii="Times New Roman" w:hAnsi="Times New Roman" w:cs="Times New Roman"/>
              <w:noProof/>
              <w:webHidden/>
              <w:rPrChange w:id="45" w:author="student" w:date="2011-04-30T12:08:00Z">
                <w:rPr>
                  <w:noProof/>
                  <w:webHidden/>
                </w:rPr>
              </w:rPrChange>
            </w:rPr>
            <w:fldChar w:fldCharType="end"/>
          </w:r>
          <w:r w:rsidRPr="00BA1702">
            <w:rPr>
              <w:rFonts w:ascii="Times New Roman" w:hAnsi="Times New Roman" w:cs="Times New Roman"/>
              <w:rPrChange w:id="46" w:author="student" w:date="2011-04-30T12:08:00Z">
                <w:rPr/>
              </w:rPrChange>
            </w:rPr>
            <w:fldChar w:fldCharType="end"/>
          </w:r>
        </w:p>
        <w:p w:rsidR="00FF059D" w:rsidRPr="00BA1702" w:rsidRDefault="00467A11">
          <w:pPr>
            <w:pStyle w:val="TOC1"/>
            <w:tabs>
              <w:tab w:val="right" w:leader="dot" w:pos="9350"/>
            </w:tabs>
            <w:rPr>
              <w:rFonts w:ascii="Times New Roman" w:eastAsiaTheme="minorEastAsia" w:hAnsi="Times New Roman" w:cs="Times New Roman"/>
              <w:noProof/>
              <w:rPrChange w:id="47" w:author="student" w:date="2011-04-30T12:08:00Z">
                <w:rPr>
                  <w:rFonts w:eastAsiaTheme="minorEastAsia"/>
                  <w:noProof/>
                </w:rPr>
              </w:rPrChange>
            </w:rPr>
          </w:pPr>
          <w:r w:rsidRPr="00BA1702">
            <w:rPr>
              <w:rFonts w:ascii="Times New Roman" w:hAnsi="Times New Roman" w:cs="Times New Roman"/>
              <w:rPrChange w:id="48" w:author="student" w:date="2011-04-30T12:08:00Z">
                <w:rPr/>
              </w:rPrChange>
            </w:rPr>
            <w:fldChar w:fldCharType="begin"/>
          </w:r>
          <w:r w:rsidRPr="00BA1702">
            <w:rPr>
              <w:rFonts w:ascii="Times New Roman" w:hAnsi="Times New Roman" w:cs="Times New Roman"/>
              <w:rPrChange w:id="49" w:author="student" w:date="2011-04-30T12:08:00Z">
                <w:rPr/>
              </w:rPrChange>
            </w:rPr>
            <w:instrText>HYPERLINK \l "_Toc291793207"</w:instrText>
          </w:r>
          <w:r w:rsidRPr="00BA1702">
            <w:rPr>
              <w:rFonts w:ascii="Times New Roman" w:hAnsi="Times New Roman" w:cs="Times New Roman"/>
              <w:rPrChange w:id="50" w:author="student" w:date="2011-04-30T12:08:00Z">
                <w:rPr/>
              </w:rPrChange>
            </w:rPr>
            <w:fldChar w:fldCharType="separate"/>
          </w:r>
          <w:r w:rsidR="00FF059D" w:rsidRPr="00BA1702">
            <w:rPr>
              <w:rStyle w:val="Hyperlink"/>
              <w:rFonts w:ascii="Times New Roman" w:hAnsi="Times New Roman" w:cs="Times New Roman"/>
              <w:noProof/>
              <w:rPrChange w:id="51" w:author="student" w:date="2011-04-30T12:08:00Z">
                <w:rPr>
                  <w:rStyle w:val="Hyperlink"/>
                  <w:rFonts w:ascii="Times New Roman" w:hAnsi="Times New Roman" w:cs="Times New Roman"/>
                  <w:noProof/>
                </w:rPr>
              </w:rPrChange>
            </w:rPr>
            <w:t>1. Use Case Development:</w:t>
          </w:r>
          <w:r w:rsidR="00FF059D" w:rsidRPr="00BA1702">
            <w:rPr>
              <w:rFonts w:ascii="Times New Roman" w:hAnsi="Times New Roman" w:cs="Times New Roman"/>
              <w:noProof/>
              <w:webHidden/>
              <w:rPrChange w:id="52" w:author="student" w:date="2011-04-30T12:08:00Z">
                <w:rPr>
                  <w:noProof/>
                  <w:webHidden/>
                </w:rPr>
              </w:rPrChange>
            </w:rPr>
            <w:tab/>
          </w:r>
          <w:r w:rsidRPr="00BA1702">
            <w:rPr>
              <w:rFonts w:ascii="Times New Roman" w:hAnsi="Times New Roman" w:cs="Times New Roman"/>
              <w:noProof/>
              <w:webHidden/>
              <w:rPrChange w:id="53" w:author="student" w:date="2011-04-30T12:08:00Z">
                <w:rPr>
                  <w:noProof/>
                  <w:webHidden/>
                </w:rPr>
              </w:rPrChange>
            </w:rPr>
            <w:fldChar w:fldCharType="begin"/>
          </w:r>
          <w:r w:rsidR="00FF059D" w:rsidRPr="00BA1702">
            <w:rPr>
              <w:rFonts w:ascii="Times New Roman" w:hAnsi="Times New Roman" w:cs="Times New Roman"/>
              <w:noProof/>
              <w:webHidden/>
              <w:rPrChange w:id="54" w:author="student" w:date="2011-04-30T12:08:00Z">
                <w:rPr>
                  <w:noProof/>
                  <w:webHidden/>
                </w:rPr>
              </w:rPrChange>
            </w:rPr>
            <w:instrText xml:space="preserve"> PAGEREF _Toc291793207 \h </w:instrText>
          </w:r>
          <w:r w:rsidRPr="00BA1702">
            <w:rPr>
              <w:rFonts w:ascii="Times New Roman" w:hAnsi="Times New Roman" w:cs="Times New Roman"/>
              <w:noProof/>
              <w:webHidden/>
              <w:rPrChange w:id="55" w:author="student" w:date="2011-04-30T12:08:00Z">
                <w:rPr>
                  <w:noProof/>
                  <w:webHidden/>
                </w:rPr>
              </w:rPrChange>
            </w:rPr>
          </w:r>
          <w:r w:rsidRPr="00BA1702">
            <w:rPr>
              <w:rFonts w:ascii="Times New Roman" w:hAnsi="Times New Roman" w:cs="Times New Roman"/>
              <w:noProof/>
              <w:webHidden/>
              <w:rPrChange w:id="56" w:author="student" w:date="2011-04-30T12:08:00Z">
                <w:rPr>
                  <w:noProof/>
                  <w:webHidden/>
                </w:rPr>
              </w:rPrChange>
            </w:rPr>
            <w:fldChar w:fldCharType="separate"/>
          </w:r>
          <w:r w:rsidR="00FF059D" w:rsidRPr="00BA1702">
            <w:rPr>
              <w:rFonts w:ascii="Times New Roman" w:hAnsi="Times New Roman" w:cs="Times New Roman"/>
              <w:noProof/>
              <w:webHidden/>
              <w:rPrChange w:id="57" w:author="student" w:date="2011-04-30T12:08:00Z">
                <w:rPr>
                  <w:noProof/>
                  <w:webHidden/>
                </w:rPr>
              </w:rPrChange>
            </w:rPr>
            <w:t>3</w:t>
          </w:r>
          <w:r w:rsidRPr="00BA1702">
            <w:rPr>
              <w:rFonts w:ascii="Times New Roman" w:hAnsi="Times New Roman" w:cs="Times New Roman"/>
              <w:noProof/>
              <w:webHidden/>
              <w:rPrChange w:id="58" w:author="student" w:date="2011-04-30T12:08:00Z">
                <w:rPr>
                  <w:noProof/>
                  <w:webHidden/>
                </w:rPr>
              </w:rPrChange>
            </w:rPr>
            <w:fldChar w:fldCharType="end"/>
          </w:r>
          <w:r w:rsidRPr="00BA1702">
            <w:rPr>
              <w:rFonts w:ascii="Times New Roman" w:hAnsi="Times New Roman" w:cs="Times New Roman"/>
              <w:rPrChange w:id="59" w:author="student" w:date="2011-04-30T12:08:00Z">
                <w:rPr/>
              </w:rPrChange>
            </w:rPr>
            <w:fldChar w:fldCharType="end"/>
          </w:r>
        </w:p>
        <w:p w:rsidR="00FF059D" w:rsidRPr="00BA1702" w:rsidRDefault="00467A11">
          <w:pPr>
            <w:pStyle w:val="TOC2"/>
            <w:tabs>
              <w:tab w:val="right" w:leader="dot" w:pos="9350"/>
            </w:tabs>
            <w:rPr>
              <w:rFonts w:ascii="Times New Roman" w:eastAsiaTheme="minorEastAsia" w:hAnsi="Times New Roman" w:cs="Times New Roman"/>
              <w:noProof/>
              <w:rPrChange w:id="60" w:author="student" w:date="2011-04-30T12:08:00Z">
                <w:rPr>
                  <w:rFonts w:eastAsiaTheme="minorEastAsia"/>
                  <w:noProof/>
                </w:rPr>
              </w:rPrChange>
            </w:rPr>
          </w:pPr>
          <w:r w:rsidRPr="00BA1702">
            <w:rPr>
              <w:rFonts w:ascii="Times New Roman" w:hAnsi="Times New Roman" w:cs="Times New Roman"/>
              <w:rPrChange w:id="61" w:author="student" w:date="2011-04-30T12:08:00Z">
                <w:rPr/>
              </w:rPrChange>
            </w:rPr>
            <w:fldChar w:fldCharType="begin"/>
          </w:r>
          <w:r w:rsidRPr="00BA1702">
            <w:rPr>
              <w:rFonts w:ascii="Times New Roman" w:hAnsi="Times New Roman" w:cs="Times New Roman"/>
              <w:rPrChange w:id="62" w:author="student" w:date="2011-04-30T12:08:00Z">
                <w:rPr/>
              </w:rPrChange>
            </w:rPr>
            <w:instrText>HYPERLINK \l "_Toc291793208"</w:instrText>
          </w:r>
          <w:r w:rsidRPr="00BA1702">
            <w:rPr>
              <w:rFonts w:ascii="Times New Roman" w:hAnsi="Times New Roman" w:cs="Times New Roman"/>
              <w:rPrChange w:id="63" w:author="student" w:date="2011-04-30T12:08:00Z">
                <w:rPr/>
              </w:rPrChange>
            </w:rPr>
            <w:fldChar w:fldCharType="separate"/>
          </w:r>
          <w:r w:rsidR="00FF059D" w:rsidRPr="00BA1702">
            <w:rPr>
              <w:rStyle w:val="Hyperlink"/>
              <w:rFonts w:ascii="Times New Roman" w:hAnsi="Times New Roman" w:cs="Times New Roman"/>
              <w:noProof/>
              <w:rPrChange w:id="64" w:author="student" w:date="2011-04-30T12:08:00Z">
                <w:rPr>
                  <w:rStyle w:val="Hyperlink"/>
                  <w:noProof/>
                </w:rPr>
              </w:rPrChange>
            </w:rPr>
            <w:t>“See Also” Box:</w:t>
          </w:r>
          <w:r w:rsidR="00FF059D" w:rsidRPr="00BA1702">
            <w:rPr>
              <w:rFonts w:ascii="Times New Roman" w:hAnsi="Times New Roman" w:cs="Times New Roman"/>
              <w:noProof/>
              <w:webHidden/>
              <w:rPrChange w:id="65" w:author="student" w:date="2011-04-30T12:08:00Z">
                <w:rPr>
                  <w:noProof/>
                  <w:webHidden/>
                </w:rPr>
              </w:rPrChange>
            </w:rPr>
            <w:tab/>
          </w:r>
          <w:r w:rsidRPr="00BA1702">
            <w:rPr>
              <w:rFonts w:ascii="Times New Roman" w:hAnsi="Times New Roman" w:cs="Times New Roman"/>
              <w:noProof/>
              <w:webHidden/>
              <w:rPrChange w:id="66" w:author="student" w:date="2011-04-30T12:08:00Z">
                <w:rPr>
                  <w:noProof/>
                  <w:webHidden/>
                </w:rPr>
              </w:rPrChange>
            </w:rPr>
            <w:fldChar w:fldCharType="begin"/>
          </w:r>
          <w:r w:rsidR="00FF059D" w:rsidRPr="00BA1702">
            <w:rPr>
              <w:rFonts w:ascii="Times New Roman" w:hAnsi="Times New Roman" w:cs="Times New Roman"/>
              <w:noProof/>
              <w:webHidden/>
              <w:rPrChange w:id="67" w:author="student" w:date="2011-04-30T12:08:00Z">
                <w:rPr>
                  <w:noProof/>
                  <w:webHidden/>
                </w:rPr>
              </w:rPrChange>
            </w:rPr>
            <w:instrText xml:space="preserve"> PAGEREF _Toc291793208 \h </w:instrText>
          </w:r>
          <w:r w:rsidRPr="00BA1702">
            <w:rPr>
              <w:rFonts w:ascii="Times New Roman" w:hAnsi="Times New Roman" w:cs="Times New Roman"/>
              <w:noProof/>
              <w:webHidden/>
              <w:rPrChange w:id="68" w:author="student" w:date="2011-04-30T12:08:00Z">
                <w:rPr>
                  <w:noProof/>
                  <w:webHidden/>
                </w:rPr>
              </w:rPrChange>
            </w:rPr>
          </w:r>
          <w:r w:rsidRPr="00BA1702">
            <w:rPr>
              <w:rFonts w:ascii="Times New Roman" w:hAnsi="Times New Roman" w:cs="Times New Roman"/>
              <w:noProof/>
              <w:webHidden/>
              <w:rPrChange w:id="69" w:author="student" w:date="2011-04-30T12:08:00Z">
                <w:rPr>
                  <w:noProof/>
                  <w:webHidden/>
                </w:rPr>
              </w:rPrChange>
            </w:rPr>
            <w:fldChar w:fldCharType="separate"/>
          </w:r>
          <w:r w:rsidR="00FF059D" w:rsidRPr="00BA1702">
            <w:rPr>
              <w:rFonts w:ascii="Times New Roman" w:hAnsi="Times New Roman" w:cs="Times New Roman"/>
              <w:noProof/>
              <w:webHidden/>
              <w:rPrChange w:id="70" w:author="student" w:date="2011-04-30T12:08:00Z">
                <w:rPr>
                  <w:noProof/>
                  <w:webHidden/>
                </w:rPr>
              </w:rPrChange>
            </w:rPr>
            <w:t>3</w:t>
          </w:r>
          <w:r w:rsidRPr="00BA1702">
            <w:rPr>
              <w:rFonts w:ascii="Times New Roman" w:hAnsi="Times New Roman" w:cs="Times New Roman"/>
              <w:noProof/>
              <w:webHidden/>
              <w:rPrChange w:id="71" w:author="student" w:date="2011-04-30T12:08:00Z">
                <w:rPr>
                  <w:noProof/>
                  <w:webHidden/>
                </w:rPr>
              </w:rPrChange>
            </w:rPr>
            <w:fldChar w:fldCharType="end"/>
          </w:r>
          <w:r w:rsidRPr="00BA1702">
            <w:rPr>
              <w:rFonts w:ascii="Times New Roman" w:hAnsi="Times New Roman" w:cs="Times New Roman"/>
              <w:rPrChange w:id="72" w:author="student" w:date="2011-04-30T12:08:00Z">
                <w:rPr/>
              </w:rPrChange>
            </w:rPr>
            <w:fldChar w:fldCharType="end"/>
          </w:r>
        </w:p>
        <w:p w:rsidR="00FF059D" w:rsidRPr="00BA1702" w:rsidRDefault="00467A11">
          <w:pPr>
            <w:pStyle w:val="TOC2"/>
            <w:tabs>
              <w:tab w:val="right" w:leader="dot" w:pos="9350"/>
            </w:tabs>
            <w:rPr>
              <w:rFonts w:ascii="Times New Roman" w:eastAsiaTheme="minorEastAsia" w:hAnsi="Times New Roman" w:cs="Times New Roman"/>
              <w:noProof/>
              <w:rPrChange w:id="73" w:author="student" w:date="2011-04-30T12:08:00Z">
                <w:rPr>
                  <w:rFonts w:eastAsiaTheme="minorEastAsia"/>
                  <w:noProof/>
                </w:rPr>
              </w:rPrChange>
            </w:rPr>
          </w:pPr>
          <w:r w:rsidRPr="00BA1702">
            <w:rPr>
              <w:rFonts w:ascii="Times New Roman" w:hAnsi="Times New Roman" w:cs="Times New Roman"/>
              <w:rPrChange w:id="74" w:author="student" w:date="2011-04-30T12:08:00Z">
                <w:rPr/>
              </w:rPrChange>
            </w:rPr>
            <w:fldChar w:fldCharType="begin"/>
          </w:r>
          <w:r w:rsidRPr="00BA1702">
            <w:rPr>
              <w:rFonts w:ascii="Times New Roman" w:hAnsi="Times New Roman" w:cs="Times New Roman"/>
              <w:rPrChange w:id="75" w:author="student" w:date="2011-04-30T12:08:00Z">
                <w:rPr/>
              </w:rPrChange>
            </w:rPr>
            <w:instrText>HYPERLINK \l "_Toc291793209"</w:instrText>
          </w:r>
          <w:r w:rsidRPr="00BA1702">
            <w:rPr>
              <w:rFonts w:ascii="Times New Roman" w:hAnsi="Times New Roman" w:cs="Times New Roman"/>
              <w:rPrChange w:id="76" w:author="student" w:date="2011-04-30T12:08:00Z">
                <w:rPr/>
              </w:rPrChange>
            </w:rPr>
            <w:fldChar w:fldCharType="separate"/>
          </w:r>
          <w:r w:rsidR="00FF059D" w:rsidRPr="00BA1702">
            <w:rPr>
              <w:rStyle w:val="Hyperlink"/>
              <w:rFonts w:ascii="Times New Roman" w:hAnsi="Times New Roman" w:cs="Times New Roman"/>
              <w:noProof/>
              <w:rPrChange w:id="77" w:author="student" w:date="2011-04-30T12:08:00Z">
                <w:rPr>
                  <w:rStyle w:val="Hyperlink"/>
                  <w:noProof/>
                </w:rPr>
              </w:rPrChange>
            </w:rPr>
            <w:t>Social Machine:</w:t>
          </w:r>
          <w:r w:rsidR="00FF059D" w:rsidRPr="00BA1702">
            <w:rPr>
              <w:rFonts w:ascii="Times New Roman" w:hAnsi="Times New Roman" w:cs="Times New Roman"/>
              <w:noProof/>
              <w:webHidden/>
              <w:rPrChange w:id="78" w:author="student" w:date="2011-04-30T12:08:00Z">
                <w:rPr>
                  <w:noProof/>
                  <w:webHidden/>
                </w:rPr>
              </w:rPrChange>
            </w:rPr>
            <w:tab/>
          </w:r>
          <w:r w:rsidRPr="00BA1702">
            <w:rPr>
              <w:rFonts w:ascii="Times New Roman" w:hAnsi="Times New Roman" w:cs="Times New Roman"/>
              <w:noProof/>
              <w:webHidden/>
              <w:rPrChange w:id="79" w:author="student" w:date="2011-04-30T12:08:00Z">
                <w:rPr>
                  <w:noProof/>
                  <w:webHidden/>
                </w:rPr>
              </w:rPrChange>
            </w:rPr>
            <w:fldChar w:fldCharType="begin"/>
          </w:r>
          <w:r w:rsidR="00FF059D" w:rsidRPr="00BA1702">
            <w:rPr>
              <w:rFonts w:ascii="Times New Roman" w:hAnsi="Times New Roman" w:cs="Times New Roman"/>
              <w:noProof/>
              <w:webHidden/>
              <w:rPrChange w:id="80" w:author="student" w:date="2011-04-30T12:08:00Z">
                <w:rPr>
                  <w:noProof/>
                  <w:webHidden/>
                </w:rPr>
              </w:rPrChange>
            </w:rPr>
            <w:instrText xml:space="preserve"> PAGEREF _Toc291793209 \h </w:instrText>
          </w:r>
          <w:r w:rsidRPr="00BA1702">
            <w:rPr>
              <w:rFonts w:ascii="Times New Roman" w:hAnsi="Times New Roman" w:cs="Times New Roman"/>
              <w:noProof/>
              <w:webHidden/>
              <w:rPrChange w:id="81" w:author="student" w:date="2011-04-30T12:08:00Z">
                <w:rPr>
                  <w:noProof/>
                  <w:webHidden/>
                </w:rPr>
              </w:rPrChange>
            </w:rPr>
          </w:r>
          <w:r w:rsidRPr="00BA1702">
            <w:rPr>
              <w:rFonts w:ascii="Times New Roman" w:hAnsi="Times New Roman" w:cs="Times New Roman"/>
              <w:noProof/>
              <w:webHidden/>
              <w:rPrChange w:id="82" w:author="student" w:date="2011-04-30T12:08:00Z">
                <w:rPr>
                  <w:noProof/>
                  <w:webHidden/>
                </w:rPr>
              </w:rPrChange>
            </w:rPr>
            <w:fldChar w:fldCharType="separate"/>
          </w:r>
          <w:r w:rsidR="00FF059D" w:rsidRPr="00BA1702">
            <w:rPr>
              <w:rFonts w:ascii="Times New Roman" w:hAnsi="Times New Roman" w:cs="Times New Roman"/>
              <w:noProof/>
              <w:webHidden/>
              <w:rPrChange w:id="83" w:author="student" w:date="2011-04-30T12:08:00Z">
                <w:rPr>
                  <w:noProof/>
                  <w:webHidden/>
                </w:rPr>
              </w:rPrChange>
            </w:rPr>
            <w:t>6</w:t>
          </w:r>
          <w:r w:rsidRPr="00BA1702">
            <w:rPr>
              <w:rFonts w:ascii="Times New Roman" w:hAnsi="Times New Roman" w:cs="Times New Roman"/>
              <w:noProof/>
              <w:webHidden/>
              <w:rPrChange w:id="84" w:author="student" w:date="2011-04-30T12:08:00Z">
                <w:rPr>
                  <w:noProof/>
                  <w:webHidden/>
                </w:rPr>
              </w:rPrChange>
            </w:rPr>
            <w:fldChar w:fldCharType="end"/>
          </w:r>
          <w:r w:rsidRPr="00BA1702">
            <w:rPr>
              <w:rFonts w:ascii="Times New Roman" w:hAnsi="Times New Roman" w:cs="Times New Roman"/>
              <w:rPrChange w:id="85" w:author="student" w:date="2011-04-30T12:08:00Z">
                <w:rPr/>
              </w:rPrChange>
            </w:rPr>
            <w:fldChar w:fldCharType="end"/>
          </w:r>
        </w:p>
        <w:p w:rsidR="00FF059D" w:rsidRPr="00BA1702" w:rsidRDefault="00467A11">
          <w:pPr>
            <w:pStyle w:val="TOC3"/>
            <w:tabs>
              <w:tab w:val="right" w:leader="dot" w:pos="9350"/>
            </w:tabs>
            <w:rPr>
              <w:rFonts w:ascii="Times New Roman" w:eastAsiaTheme="minorEastAsia" w:hAnsi="Times New Roman" w:cs="Times New Roman"/>
              <w:noProof/>
              <w:rPrChange w:id="86" w:author="student" w:date="2011-04-30T12:08:00Z">
                <w:rPr>
                  <w:rFonts w:eastAsiaTheme="minorEastAsia"/>
                  <w:noProof/>
                </w:rPr>
              </w:rPrChange>
            </w:rPr>
          </w:pPr>
          <w:r w:rsidRPr="00BA1702">
            <w:rPr>
              <w:rFonts w:ascii="Times New Roman" w:hAnsi="Times New Roman" w:cs="Times New Roman"/>
              <w:rPrChange w:id="87" w:author="student" w:date="2011-04-30T12:08:00Z">
                <w:rPr/>
              </w:rPrChange>
            </w:rPr>
            <w:fldChar w:fldCharType="begin"/>
          </w:r>
          <w:r w:rsidRPr="00BA1702">
            <w:rPr>
              <w:rFonts w:ascii="Times New Roman" w:hAnsi="Times New Roman" w:cs="Times New Roman"/>
              <w:rPrChange w:id="88" w:author="student" w:date="2011-04-30T12:08:00Z">
                <w:rPr/>
              </w:rPrChange>
            </w:rPr>
            <w:instrText>HYPERLINK \l "_Toc291793210"</w:instrText>
          </w:r>
          <w:r w:rsidRPr="00BA1702">
            <w:rPr>
              <w:rFonts w:ascii="Times New Roman" w:hAnsi="Times New Roman" w:cs="Times New Roman"/>
              <w:rPrChange w:id="89" w:author="student" w:date="2011-04-30T12:08:00Z">
                <w:rPr/>
              </w:rPrChange>
            </w:rPr>
            <w:fldChar w:fldCharType="separate"/>
          </w:r>
          <w:r w:rsidR="00FF059D" w:rsidRPr="00BA1702">
            <w:rPr>
              <w:rStyle w:val="Hyperlink"/>
              <w:rFonts w:ascii="Times New Roman" w:hAnsi="Times New Roman" w:cs="Times New Roman"/>
              <w:noProof/>
              <w:rPrChange w:id="90" w:author="student" w:date="2011-04-30T12:08:00Z">
                <w:rPr>
                  <w:rStyle w:val="Hyperlink"/>
                  <w:rFonts w:ascii="Times New Roman" w:hAnsi="Times New Roman" w:cs="Times New Roman"/>
                  <w:noProof/>
                </w:rPr>
              </w:rPrChange>
            </w:rPr>
            <w:t>Prototype Design:</w:t>
          </w:r>
          <w:r w:rsidR="00FF059D" w:rsidRPr="00BA1702">
            <w:rPr>
              <w:rFonts w:ascii="Times New Roman" w:hAnsi="Times New Roman" w:cs="Times New Roman"/>
              <w:noProof/>
              <w:webHidden/>
              <w:rPrChange w:id="91" w:author="student" w:date="2011-04-30T12:08:00Z">
                <w:rPr>
                  <w:noProof/>
                  <w:webHidden/>
                </w:rPr>
              </w:rPrChange>
            </w:rPr>
            <w:tab/>
          </w:r>
          <w:r w:rsidRPr="00BA1702">
            <w:rPr>
              <w:rFonts w:ascii="Times New Roman" w:hAnsi="Times New Roman" w:cs="Times New Roman"/>
              <w:noProof/>
              <w:webHidden/>
              <w:rPrChange w:id="92" w:author="student" w:date="2011-04-30T12:08:00Z">
                <w:rPr>
                  <w:noProof/>
                  <w:webHidden/>
                </w:rPr>
              </w:rPrChange>
            </w:rPr>
            <w:fldChar w:fldCharType="begin"/>
          </w:r>
          <w:r w:rsidR="00FF059D" w:rsidRPr="00BA1702">
            <w:rPr>
              <w:rFonts w:ascii="Times New Roman" w:hAnsi="Times New Roman" w:cs="Times New Roman"/>
              <w:noProof/>
              <w:webHidden/>
              <w:rPrChange w:id="93" w:author="student" w:date="2011-04-30T12:08:00Z">
                <w:rPr>
                  <w:noProof/>
                  <w:webHidden/>
                </w:rPr>
              </w:rPrChange>
            </w:rPr>
            <w:instrText xml:space="preserve"> PAGEREF _Toc291793210 \h </w:instrText>
          </w:r>
          <w:r w:rsidRPr="00BA1702">
            <w:rPr>
              <w:rFonts w:ascii="Times New Roman" w:hAnsi="Times New Roman" w:cs="Times New Roman"/>
              <w:noProof/>
              <w:webHidden/>
              <w:rPrChange w:id="94" w:author="student" w:date="2011-04-30T12:08:00Z">
                <w:rPr>
                  <w:noProof/>
                  <w:webHidden/>
                </w:rPr>
              </w:rPrChange>
            </w:rPr>
          </w:r>
          <w:r w:rsidRPr="00BA1702">
            <w:rPr>
              <w:rFonts w:ascii="Times New Roman" w:hAnsi="Times New Roman" w:cs="Times New Roman"/>
              <w:noProof/>
              <w:webHidden/>
              <w:rPrChange w:id="95" w:author="student" w:date="2011-04-30T12:08:00Z">
                <w:rPr>
                  <w:noProof/>
                  <w:webHidden/>
                </w:rPr>
              </w:rPrChange>
            </w:rPr>
            <w:fldChar w:fldCharType="separate"/>
          </w:r>
          <w:r w:rsidR="00FF059D" w:rsidRPr="00BA1702">
            <w:rPr>
              <w:rFonts w:ascii="Times New Roman" w:hAnsi="Times New Roman" w:cs="Times New Roman"/>
              <w:noProof/>
              <w:webHidden/>
              <w:rPrChange w:id="96" w:author="student" w:date="2011-04-30T12:08:00Z">
                <w:rPr>
                  <w:noProof/>
                  <w:webHidden/>
                </w:rPr>
              </w:rPrChange>
            </w:rPr>
            <w:t>8</w:t>
          </w:r>
          <w:r w:rsidRPr="00BA1702">
            <w:rPr>
              <w:rFonts w:ascii="Times New Roman" w:hAnsi="Times New Roman" w:cs="Times New Roman"/>
              <w:noProof/>
              <w:webHidden/>
              <w:rPrChange w:id="97" w:author="student" w:date="2011-04-30T12:08:00Z">
                <w:rPr>
                  <w:noProof/>
                  <w:webHidden/>
                </w:rPr>
              </w:rPrChange>
            </w:rPr>
            <w:fldChar w:fldCharType="end"/>
          </w:r>
          <w:r w:rsidRPr="00BA1702">
            <w:rPr>
              <w:rFonts w:ascii="Times New Roman" w:hAnsi="Times New Roman" w:cs="Times New Roman"/>
              <w:rPrChange w:id="98" w:author="student" w:date="2011-04-30T12:08:00Z">
                <w:rPr/>
              </w:rPrChange>
            </w:rPr>
            <w:fldChar w:fldCharType="end"/>
          </w:r>
        </w:p>
        <w:p w:rsidR="00FF059D" w:rsidRPr="00BA1702" w:rsidRDefault="00467A11">
          <w:pPr>
            <w:pStyle w:val="TOC3"/>
            <w:tabs>
              <w:tab w:val="right" w:leader="dot" w:pos="9350"/>
            </w:tabs>
            <w:rPr>
              <w:rFonts w:ascii="Times New Roman" w:eastAsiaTheme="minorEastAsia" w:hAnsi="Times New Roman" w:cs="Times New Roman"/>
              <w:noProof/>
              <w:rPrChange w:id="99" w:author="student" w:date="2011-04-30T12:08:00Z">
                <w:rPr>
                  <w:rFonts w:eastAsiaTheme="minorEastAsia"/>
                  <w:noProof/>
                </w:rPr>
              </w:rPrChange>
            </w:rPr>
          </w:pPr>
          <w:r w:rsidRPr="00BA1702">
            <w:rPr>
              <w:rFonts w:ascii="Times New Roman" w:hAnsi="Times New Roman" w:cs="Times New Roman"/>
              <w:rPrChange w:id="100" w:author="student" w:date="2011-04-30T12:08:00Z">
                <w:rPr/>
              </w:rPrChange>
            </w:rPr>
            <w:fldChar w:fldCharType="begin"/>
          </w:r>
          <w:r w:rsidRPr="00BA1702">
            <w:rPr>
              <w:rFonts w:ascii="Times New Roman" w:hAnsi="Times New Roman" w:cs="Times New Roman"/>
              <w:rPrChange w:id="101" w:author="student" w:date="2011-04-30T12:08:00Z">
                <w:rPr/>
              </w:rPrChange>
            </w:rPr>
            <w:instrText>HYPERLINK \l "_Toc291793211"</w:instrText>
          </w:r>
          <w:r w:rsidRPr="00BA1702">
            <w:rPr>
              <w:rFonts w:ascii="Times New Roman" w:hAnsi="Times New Roman" w:cs="Times New Roman"/>
              <w:rPrChange w:id="102" w:author="student" w:date="2011-04-30T12:08:00Z">
                <w:rPr/>
              </w:rPrChange>
            </w:rPr>
            <w:fldChar w:fldCharType="separate"/>
          </w:r>
          <w:r w:rsidR="00FF059D" w:rsidRPr="00BA1702">
            <w:rPr>
              <w:rStyle w:val="Hyperlink"/>
              <w:rFonts w:ascii="Times New Roman" w:hAnsi="Times New Roman" w:cs="Times New Roman"/>
              <w:noProof/>
              <w:rPrChange w:id="103" w:author="student" w:date="2011-04-30T12:08:00Z">
                <w:rPr>
                  <w:rStyle w:val="Hyperlink"/>
                  <w:rFonts w:ascii="Times New Roman" w:hAnsi="Times New Roman" w:cs="Times New Roman"/>
                  <w:noProof/>
                </w:rPr>
              </w:rPrChange>
            </w:rPr>
            <w:t>Information Uncertainty:</w:t>
          </w:r>
          <w:r w:rsidR="00FF059D" w:rsidRPr="00BA1702">
            <w:rPr>
              <w:rFonts w:ascii="Times New Roman" w:hAnsi="Times New Roman" w:cs="Times New Roman"/>
              <w:noProof/>
              <w:webHidden/>
              <w:rPrChange w:id="104" w:author="student" w:date="2011-04-30T12:08:00Z">
                <w:rPr>
                  <w:noProof/>
                  <w:webHidden/>
                </w:rPr>
              </w:rPrChange>
            </w:rPr>
            <w:tab/>
          </w:r>
          <w:r w:rsidRPr="00BA1702">
            <w:rPr>
              <w:rFonts w:ascii="Times New Roman" w:hAnsi="Times New Roman" w:cs="Times New Roman"/>
              <w:noProof/>
              <w:webHidden/>
              <w:rPrChange w:id="105" w:author="student" w:date="2011-04-30T12:08:00Z">
                <w:rPr>
                  <w:noProof/>
                  <w:webHidden/>
                </w:rPr>
              </w:rPrChange>
            </w:rPr>
            <w:fldChar w:fldCharType="begin"/>
          </w:r>
          <w:r w:rsidR="00FF059D" w:rsidRPr="00BA1702">
            <w:rPr>
              <w:rFonts w:ascii="Times New Roman" w:hAnsi="Times New Roman" w:cs="Times New Roman"/>
              <w:noProof/>
              <w:webHidden/>
              <w:rPrChange w:id="106" w:author="student" w:date="2011-04-30T12:08:00Z">
                <w:rPr>
                  <w:noProof/>
                  <w:webHidden/>
                </w:rPr>
              </w:rPrChange>
            </w:rPr>
            <w:instrText xml:space="preserve"> PAGEREF _Toc291793211 \h </w:instrText>
          </w:r>
          <w:r w:rsidRPr="00BA1702">
            <w:rPr>
              <w:rFonts w:ascii="Times New Roman" w:hAnsi="Times New Roman" w:cs="Times New Roman"/>
              <w:noProof/>
              <w:webHidden/>
              <w:rPrChange w:id="107" w:author="student" w:date="2011-04-30T12:08:00Z">
                <w:rPr>
                  <w:noProof/>
                  <w:webHidden/>
                </w:rPr>
              </w:rPrChange>
            </w:rPr>
          </w:r>
          <w:r w:rsidRPr="00BA1702">
            <w:rPr>
              <w:rFonts w:ascii="Times New Roman" w:hAnsi="Times New Roman" w:cs="Times New Roman"/>
              <w:noProof/>
              <w:webHidden/>
              <w:rPrChange w:id="108" w:author="student" w:date="2011-04-30T12:08:00Z">
                <w:rPr>
                  <w:noProof/>
                  <w:webHidden/>
                </w:rPr>
              </w:rPrChange>
            </w:rPr>
            <w:fldChar w:fldCharType="separate"/>
          </w:r>
          <w:r w:rsidR="00FF059D" w:rsidRPr="00BA1702">
            <w:rPr>
              <w:rFonts w:ascii="Times New Roman" w:hAnsi="Times New Roman" w:cs="Times New Roman"/>
              <w:noProof/>
              <w:webHidden/>
              <w:rPrChange w:id="109" w:author="student" w:date="2011-04-30T12:08:00Z">
                <w:rPr>
                  <w:noProof/>
                  <w:webHidden/>
                </w:rPr>
              </w:rPrChange>
            </w:rPr>
            <w:t>8</w:t>
          </w:r>
          <w:r w:rsidRPr="00BA1702">
            <w:rPr>
              <w:rFonts w:ascii="Times New Roman" w:hAnsi="Times New Roman" w:cs="Times New Roman"/>
              <w:noProof/>
              <w:webHidden/>
              <w:rPrChange w:id="110" w:author="student" w:date="2011-04-30T12:08:00Z">
                <w:rPr>
                  <w:noProof/>
                  <w:webHidden/>
                </w:rPr>
              </w:rPrChange>
            </w:rPr>
            <w:fldChar w:fldCharType="end"/>
          </w:r>
          <w:r w:rsidRPr="00BA1702">
            <w:rPr>
              <w:rFonts w:ascii="Times New Roman" w:hAnsi="Times New Roman" w:cs="Times New Roman"/>
              <w:rPrChange w:id="111" w:author="student" w:date="2011-04-30T12:08:00Z">
                <w:rPr/>
              </w:rPrChange>
            </w:rPr>
            <w:fldChar w:fldCharType="end"/>
          </w:r>
        </w:p>
        <w:p w:rsidR="00FF059D" w:rsidRPr="00BA1702" w:rsidRDefault="00467A11">
          <w:pPr>
            <w:pStyle w:val="TOC3"/>
            <w:tabs>
              <w:tab w:val="right" w:leader="dot" w:pos="9350"/>
            </w:tabs>
            <w:rPr>
              <w:rFonts w:ascii="Times New Roman" w:eastAsiaTheme="minorEastAsia" w:hAnsi="Times New Roman" w:cs="Times New Roman"/>
              <w:noProof/>
              <w:rPrChange w:id="112" w:author="student" w:date="2011-04-30T12:08:00Z">
                <w:rPr>
                  <w:rFonts w:eastAsiaTheme="minorEastAsia"/>
                  <w:noProof/>
                </w:rPr>
              </w:rPrChange>
            </w:rPr>
          </w:pPr>
          <w:r w:rsidRPr="00BA1702">
            <w:rPr>
              <w:rFonts w:ascii="Times New Roman" w:hAnsi="Times New Roman" w:cs="Times New Roman"/>
              <w:rPrChange w:id="113" w:author="student" w:date="2011-04-30T12:08:00Z">
                <w:rPr/>
              </w:rPrChange>
            </w:rPr>
            <w:fldChar w:fldCharType="begin"/>
          </w:r>
          <w:r w:rsidRPr="00BA1702">
            <w:rPr>
              <w:rFonts w:ascii="Times New Roman" w:hAnsi="Times New Roman" w:cs="Times New Roman"/>
              <w:rPrChange w:id="114" w:author="student" w:date="2011-04-30T12:08:00Z">
                <w:rPr/>
              </w:rPrChange>
            </w:rPr>
            <w:instrText>HYPERLINK \l "_Toc291793212"</w:instrText>
          </w:r>
          <w:r w:rsidRPr="00BA1702">
            <w:rPr>
              <w:rFonts w:ascii="Times New Roman" w:hAnsi="Times New Roman" w:cs="Times New Roman"/>
              <w:rPrChange w:id="115" w:author="student" w:date="2011-04-30T12:08:00Z">
                <w:rPr/>
              </w:rPrChange>
            </w:rPr>
            <w:fldChar w:fldCharType="separate"/>
          </w:r>
          <w:r w:rsidR="00FF059D" w:rsidRPr="00BA1702">
            <w:rPr>
              <w:rStyle w:val="Hyperlink"/>
              <w:rFonts w:ascii="Times New Roman" w:eastAsia="Times New Roman" w:hAnsi="Times New Roman" w:cs="Times New Roman"/>
              <w:noProof/>
              <w:rPrChange w:id="116" w:author="student" w:date="2011-04-30T12:08:00Z">
                <w:rPr>
                  <w:rStyle w:val="Hyperlink"/>
                  <w:rFonts w:ascii="Times New Roman" w:eastAsia="Times New Roman" w:hAnsi="Times New Roman" w:cs="Times New Roman"/>
                  <w:noProof/>
                </w:rPr>
              </w:rPrChange>
            </w:rPr>
            <w:t>Semiotics:</w:t>
          </w:r>
          <w:r w:rsidR="00FF059D" w:rsidRPr="00BA1702">
            <w:rPr>
              <w:rFonts w:ascii="Times New Roman" w:hAnsi="Times New Roman" w:cs="Times New Roman"/>
              <w:noProof/>
              <w:webHidden/>
              <w:rPrChange w:id="117" w:author="student" w:date="2011-04-30T12:08:00Z">
                <w:rPr>
                  <w:noProof/>
                  <w:webHidden/>
                </w:rPr>
              </w:rPrChange>
            </w:rPr>
            <w:tab/>
          </w:r>
          <w:r w:rsidRPr="00BA1702">
            <w:rPr>
              <w:rFonts w:ascii="Times New Roman" w:hAnsi="Times New Roman" w:cs="Times New Roman"/>
              <w:noProof/>
              <w:webHidden/>
              <w:rPrChange w:id="118" w:author="student" w:date="2011-04-30T12:08:00Z">
                <w:rPr>
                  <w:noProof/>
                  <w:webHidden/>
                </w:rPr>
              </w:rPrChange>
            </w:rPr>
            <w:fldChar w:fldCharType="begin"/>
          </w:r>
          <w:r w:rsidR="00FF059D" w:rsidRPr="00BA1702">
            <w:rPr>
              <w:rFonts w:ascii="Times New Roman" w:hAnsi="Times New Roman" w:cs="Times New Roman"/>
              <w:noProof/>
              <w:webHidden/>
              <w:rPrChange w:id="119" w:author="student" w:date="2011-04-30T12:08:00Z">
                <w:rPr>
                  <w:noProof/>
                  <w:webHidden/>
                </w:rPr>
              </w:rPrChange>
            </w:rPr>
            <w:instrText xml:space="preserve"> PAGEREF _Toc291793212 \h </w:instrText>
          </w:r>
          <w:r w:rsidRPr="00BA1702">
            <w:rPr>
              <w:rFonts w:ascii="Times New Roman" w:hAnsi="Times New Roman" w:cs="Times New Roman"/>
              <w:noProof/>
              <w:webHidden/>
              <w:rPrChange w:id="120" w:author="student" w:date="2011-04-30T12:08:00Z">
                <w:rPr>
                  <w:noProof/>
                  <w:webHidden/>
                </w:rPr>
              </w:rPrChange>
            </w:rPr>
          </w:r>
          <w:r w:rsidRPr="00BA1702">
            <w:rPr>
              <w:rFonts w:ascii="Times New Roman" w:hAnsi="Times New Roman" w:cs="Times New Roman"/>
              <w:noProof/>
              <w:webHidden/>
              <w:rPrChange w:id="121" w:author="student" w:date="2011-04-30T12:08:00Z">
                <w:rPr>
                  <w:noProof/>
                  <w:webHidden/>
                </w:rPr>
              </w:rPrChange>
            </w:rPr>
            <w:fldChar w:fldCharType="separate"/>
          </w:r>
          <w:r w:rsidR="00FF059D" w:rsidRPr="00BA1702">
            <w:rPr>
              <w:rFonts w:ascii="Times New Roman" w:hAnsi="Times New Roman" w:cs="Times New Roman"/>
              <w:noProof/>
              <w:webHidden/>
              <w:rPrChange w:id="122" w:author="student" w:date="2011-04-30T12:08:00Z">
                <w:rPr>
                  <w:noProof/>
                  <w:webHidden/>
                </w:rPr>
              </w:rPrChange>
            </w:rPr>
            <w:t>8</w:t>
          </w:r>
          <w:r w:rsidRPr="00BA1702">
            <w:rPr>
              <w:rFonts w:ascii="Times New Roman" w:hAnsi="Times New Roman" w:cs="Times New Roman"/>
              <w:noProof/>
              <w:webHidden/>
              <w:rPrChange w:id="123" w:author="student" w:date="2011-04-30T12:08:00Z">
                <w:rPr>
                  <w:noProof/>
                  <w:webHidden/>
                </w:rPr>
              </w:rPrChange>
            </w:rPr>
            <w:fldChar w:fldCharType="end"/>
          </w:r>
          <w:r w:rsidRPr="00BA1702">
            <w:rPr>
              <w:rFonts w:ascii="Times New Roman" w:hAnsi="Times New Roman" w:cs="Times New Roman"/>
              <w:rPrChange w:id="124" w:author="student" w:date="2011-04-30T12:08:00Z">
                <w:rPr/>
              </w:rPrChange>
            </w:rPr>
            <w:fldChar w:fldCharType="end"/>
          </w:r>
        </w:p>
        <w:p w:rsidR="00FF059D" w:rsidRPr="00BA1702" w:rsidRDefault="00467A11">
          <w:pPr>
            <w:pStyle w:val="TOC3"/>
            <w:tabs>
              <w:tab w:val="right" w:leader="dot" w:pos="9350"/>
            </w:tabs>
            <w:rPr>
              <w:rFonts w:ascii="Times New Roman" w:eastAsiaTheme="minorEastAsia" w:hAnsi="Times New Roman" w:cs="Times New Roman"/>
              <w:noProof/>
              <w:rPrChange w:id="125" w:author="student" w:date="2011-04-30T12:08:00Z">
                <w:rPr>
                  <w:rFonts w:eastAsiaTheme="minorEastAsia"/>
                  <w:noProof/>
                </w:rPr>
              </w:rPrChange>
            </w:rPr>
          </w:pPr>
          <w:r w:rsidRPr="00BA1702">
            <w:rPr>
              <w:rFonts w:ascii="Times New Roman" w:hAnsi="Times New Roman" w:cs="Times New Roman"/>
              <w:rPrChange w:id="126" w:author="student" w:date="2011-04-30T12:08:00Z">
                <w:rPr/>
              </w:rPrChange>
            </w:rPr>
            <w:fldChar w:fldCharType="begin"/>
          </w:r>
          <w:r w:rsidRPr="00BA1702">
            <w:rPr>
              <w:rFonts w:ascii="Times New Roman" w:hAnsi="Times New Roman" w:cs="Times New Roman"/>
              <w:rPrChange w:id="127" w:author="student" w:date="2011-04-30T12:08:00Z">
                <w:rPr/>
              </w:rPrChange>
            </w:rPr>
            <w:instrText>HYPERLINK \l "_Toc291793213"</w:instrText>
          </w:r>
          <w:r w:rsidRPr="00BA1702">
            <w:rPr>
              <w:rFonts w:ascii="Times New Roman" w:hAnsi="Times New Roman" w:cs="Times New Roman"/>
              <w:rPrChange w:id="128" w:author="student" w:date="2011-04-30T12:08:00Z">
                <w:rPr/>
              </w:rPrChange>
            </w:rPr>
            <w:fldChar w:fldCharType="separate"/>
          </w:r>
          <w:r w:rsidR="00FF059D" w:rsidRPr="00BA1702">
            <w:rPr>
              <w:rStyle w:val="Hyperlink"/>
              <w:rFonts w:ascii="Times New Roman" w:eastAsia="Times New Roman" w:hAnsi="Times New Roman" w:cs="Times New Roman"/>
              <w:noProof/>
              <w:rPrChange w:id="129" w:author="student" w:date="2011-04-30T12:08:00Z">
                <w:rPr>
                  <w:rStyle w:val="Hyperlink"/>
                  <w:rFonts w:ascii="Times New Roman" w:eastAsia="Times New Roman" w:hAnsi="Times New Roman" w:cs="Times New Roman"/>
                  <w:noProof/>
                </w:rPr>
              </w:rPrChange>
            </w:rPr>
            <w:t>Cognition:</w:t>
          </w:r>
          <w:r w:rsidR="00FF059D" w:rsidRPr="00BA1702">
            <w:rPr>
              <w:rFonts w:ascii="Times New Roman" w:hAnsi="Times New Roman" w:cs="Times New Roman"/>
              <w:noProof/>
              <w:webHidden/>
              <w:rPrChange w:id="130" w:author="student" w:date="2011-04-30T12:08:00Z">
                <w:rPr>
                  <w:noProof/>
                  <w:webHidden/>
                </w:rPr>
              </w:rPrChange>
            </w:rPr>
            <w:tab/>
          </w:r>
          <w:r w:rsidRPr="00BA1702">
            <w:rPr>
              <w:rFonts w:ascii="Times New Roman" w:hAnsi="Times New Roman" w:cs="Times New Roman"/>
              <w:noProof/>
              <w:webHidden/>
              <w:rPrChange w:id="131" w:author="student" w:date="2011-04-30T12:08:00Z">
                <w:rPr>
                  <w:noProof/>
                  <w:webHidden/>
                </w:rPr>
              </w:rPrChange>
            </w:rPr>
            <w:fldChar w:fldCharType="begin"/>
          </w:r>
          <w:r w:rsidR="00FF059D" w:rsidRPr="00BA1702">
            <w:rPr>
              <w:rFonts w:ascii="Times New Roman" w:hAnsi="Times New Roman" w:cs="Times New Roman"/>
              <w:noProof/>
              <w:webHidden/>
              <w:rPrChange w:id="132" w:author="student" w:date="2011-04-30T12:08:00Z">
                <w:rPr>
                  <w:noProof/>
                  <w:webHidden/>
                </w:rPr>
              </w:rPrChange>
            </w:rPr>
            <w:instrText xml:space="preserve"> PAGEREF _Toc291793213 \h </w:instrText>
          </w:r>
          <w:r w:rsidRPr="00BA1702">
            <w:rPr>
              <w:rFonts w:ascii="Times New Roman" w:hAnsi="Times New Roman" w:cs="Times New Roman"/>
              <w:noProof/>
              <w:webHidden/>
              <w:rPrChange w:id="133" w:author="student" w:date="2011-04-30T12:08:00Z">
                <w:rPr>
                  <w:noProof/>
                  <w:webHidden/>
                </w:rPr>
              </w:rPrChange>
            </w:rPr>
          </w:r>
          <w:r w:rsidRPr="00BA1702">
            <w:rPr>
              <w:rFonts w:ascii="Times New Roman" w:hAnsi="Times New Roman" w:cs="Times New Roman"/>
              <w:noProof/>
              <w:webHidden/>
              <w:rPrChange w:id="134" w:author="student" w:date="2011-04-30T12:08:00Z">
                <w:rPr>
                  <w:noProof/>
                  <w:webHidden/>
                </w:rPr>
              </w:rPrChange>
            </w:rPr>
            <w:fldChar w:fldCharType="separate"/>
          </w:r>
          <w:r w:rsidR="00FF059D" w:rsidRPr="00BA1702">
            <w:rPr>
              <w:rFonts w:ascii="Times New Roman" w:hAnsi="Times New Roman" w:cs="Times New Roman"/>
              <w:noProof/>
              <w:webHidden/>
              <w:rPrChange w:id="135" w:author="student" w:date="2011-04-30T12:08:00Z">
                <w:rPr>
                  <w:noProof/>
                  <w:webHidden/>
                </w:rPr>
              </w:rPrChange>
            </w:rPr>
            <w:t>8</w:t>
          </w:r>
          <w:r w:rsidRPr="00BA1702">
            <w:rPr>
              <w:rFonts w:ascii="Times New Roman" w:hAnsi="Times New Roman" w:cs="Times New Roman"/>
              <w:noProof/>
              <w:webHidden/>
              <w:rPrChange w:id="136" w:author="student" w:date="2011-04-30T12:08:00Z">
                <w:rPr>
                  <w:noProof/>
                  <w:webHidden/>
                </w:rPr>
              </w:rPrChange>
            </w:rPr>
            <w:fldChar w:fldCharType="end"/>
          </w:r>
          <w:r w:rsidRPr="00BA1702">
            <w:rPr>
              <w:rFonts w:ascii="Times New Roman" w:hAnsi="Times New Roman" w:cs="Times New Roman"/>
              <w:rPrChange w:id="137" w:author="student" w:date="2011-04-30T12:08:00Z">
                <w:rPr/>
              </w:rPrChange>
            </w:rPr>
            <w:fldChar w:fldCharType="end"/>
          </w:r>
        </w:p>
        <w:p w:rsidR="00FF059D" w:rsidRPr="00BA1702" w:rsidRDefault="00467A11">
          <w:pPr>
            <w:pStyle w:val="TOC3"/>
            <w:tabs>
              <w:tab w:val="right" w:leader="dot" w:pos="9350"/>
            </w:tabs>
            <w:rPr>
              <w:rFonts w:ascii="Times New Roman" w:eastAsiaTheme="minorEastAsia" w:hAnsi="Times New Roman" w:cs="Times New Roman"/>
              <w:noProof/>
              <w:rPrChange w:id="138" w:author="student" w:date="2011-04-30T12:08:00Z">
                <w:rPr>
                  <w:rFonts w:eastAsiaTheme="minorEastAsia"/>
                  <w:noProof/>
                </w:rPr>
              </w:rPrChange>
            </w:rPr>
          </w:pPr>
          <w:r w:rsidRPr="00BA1702">
            <w:rPr>
              <w:rFonts w:ascii="Times New Roman" w:hAnsi="Times New Roman" w:cs="Times New Roman"/>
              <w:rPrChange w:id="139" w:author="student" w:date="2011-04-30T12:08:00Z">
                <w:rPr/>
              </w:rPrChange>
            </w:rPr>
            <w:fldChar w:fldCharType="begin"/>
          </w:r>
          <w:r w:rsidRPr="00BA1702">
            <w:rPr>
              <w:rFonts w:ascii="Times New Roman" w:hAnsi="Times New Roman" w:cs="Times New Roman"/>
              <w:rPrChange w:id="140" w:author="student" w:date="2011-04-30T12:08:00Z">
                <w:rPr/>
              </w:rPrChange>
            </w:rPr>
            <w:instrText>HYPERLINK \l "_Toc291793214"</w:instrText>
          </w:r>
          <w:r w:rsidRPr="00BA1702">
            <w:rPr>
              <w:rFonts w:ascii="Times New Roman" w:hAnsi="Times New Roman" w:cs="Times New Roman"/>
              <w:rPrChange w:id="141" w:author="student" w:date="2011-04-30T12:08:00Z">
                <w:rPr/>
              </w:rPrChange>
            </w:rPr>
            <w:fldChar w:fldCharType="separate"/>
          </w:r>
          <w:r w:rsidR="00FF059D" w:rsidRPr="00BA1702">
            <w:rPr>
              <w:rStyle w:val="Hyperlink"/>
              <w:rFonts w:ascii="Times New Roman" w:eastAsia="Times New Roman" w:hAnsi="Times New Roman" w:cs="Times New Roman"/>
              <w:noProof/>
              <w:rPrChange w:id="142" w:author="student" w:date="2011-04-30T12:08:00Z">
                <w:rPr>
                  <w:rStyle w:val="Hyperlink"/>
                  <w:rFonts w:ascii="Times New Roman" w:eastAsia="Times New Roman" w:hAnsi="Times New Roman" w:cs="Times New Roman"/>
                  <w:noProof/>
                </w:rPr>
              </w:rPrChange>
            </w:rPr>
            <w:t>Architecture:</w:t>
          </w:r>
          <w:r w:rsidR="00FF059D" w:rsidRPr="00BA1702">
            <w:rPr>
              <w:rFonts w:ascii="Times New Roman" w:hAnsi="Times New Roman" w:cs="Times New Roman"/>
              <w:noProof/>
              <w:webHidden/>
              <w:rPrChange w:id="143" w:author="student" w:date="2011-04-30T12:08:00Z">
                <w:rPr>
                  <w:noProof/>
                  <w:webHidden/>
                </w:rPr>
              </w:rPrChange>
            </w:rPr>
            <w:tab/>
          </w:r>
          <w:r w:rsidRPr="00BA1702">
            <w:rPr>
              <w:rFonts w:ascii="Times New Roman" w:hAnsi="Times New Roman" w:cs="Times New Roman"/>
              <w:noProof/>
              <w:webHidden/>
              <w:rPrChange w:id="144" w:author="student" w:date="2011-04-30T12:08:00Z">
                <w:rPr>
                  <w:noProof/>
                  <w:webHidden/>
                </w:rPr>
              </w:rPrChange>
            </w:rPr>
            <w:fldChar w:fldCharType="begin"/>
          </w:r>
          <w:r w:rsidR="00FF059D" w:rsidRPr="00BA1702">
            <w:rPr>
              <w:rFonts w:ascii="Times New Roman" w:hAnsi="Times New Roman" w:cs="Times New Roman"/>
              <w:noProof/>
              <w:webHidden/>
              <w:rPrChange w:id="145" w:author="student" w:date="2011-04-30T12:08:00Z">
                <w:rPr>
                  <w:noProof/>
                  <w:webHidden/>
                </w:rPr>
              </w:rPrChange>
            </w:rPr>
            <w:instrText xml:space="preserve"> PAGEREF _Toc291793214 \h </w:instrText>
          </w:r>
          <w:r w:rsidRPr="00BA1702">
            <w:rPr>
              <w:rFonts w:ascii="Times New Roman" w:hAnsi="Times New Roman" w:cs="Times New Roman"/>
              <w:noProof/>
              <w:webHidden/>
              <w:rPrChange w:id="146" w:author="student" w:date="2011-04-30T12:08:00Z">
                <w:rPr>
                  <w:noProof/>
                  <w:webHidden/>
                </w:rPr>
              </w:rPrChange>
            </w:rPr>
          </w:r>
          <w:r w:rsidRPr="00BA1702">
            <w:rPr>
              <w:rFonts w:ascii="Times New Roman" w:hAnsi="Times New Roman" w:cs="Times New Roman"/>
              <w:noProof/>
              <w:webHidden/>
              <w:rPrChange w:id="147" w:author="student" w:date="2011-04-30T12:08:00Z">
                <w:rPr>
                  <w:noProof/>
                  <w:webHidden/>
                </w:rPr>
              </w:rPrChange>
            </w:rPr>
            <w:fldChar w:fldCharType="separate"/>
          </w:r>
          <w:r w:rsidR="00FF059D" w:rsidRPr="00BA1702">
            <w:rPr>
              <w:rFonts w:ascii="Times New Roman" w:hAnsi="Times New Roman" w:cs="Times New Roman"/>
              <w:noProof/>
              <w:webHidden/>
              <w:rPrChange w:id="148" w:author="student" w:date="2011-04-30T12:08:00Z">
                <w:rPr>
                  <w:noProof/>
                  <w:webHidden/>
                </w:rPr>
              </w:rPrChange>
            </w:rPr>
            <w:t>8</w:t>
          </w:r>
          <w:r w:rsidRPr="00BA1702">
            <w:rPr>
              <w:rFonts w:ascii="Times New Roman" w:hAnsi="Times New Roman" w:cs="Times New Roman"/>
              <w:noProof/>
              <w:webHidden/>
              <w:rPrChange w:id="149" w:author="student" w:date="2011-04-30T12:08:00Z">
                <w:rPr>
                  <w:noProof/>
                  <w:webHidden/>
                </w:rPr>
              </w:rPrChange>
            </w:rPr>
            <w:fldChar w:fldCharType="end"/>
          </w:r>
          <w:r w:rsidRPr="00BA1702">
            <w:rPr>
              <w:rFonts w:ascii="Times New Roman" w:hAnsi="Times New Roman" w:cs="Times New Roman"/>
              <w:rPrChange w:id="150" w:author="student" w:date="2011-04-30T12:08:00Z">
                <w:rPr/>
              </w:rPrChange>
            </w:rPr>
            <w:fldChar w:fldCharType="end"/>
          </w:r>
        </w:p>
        <w:p w:rsidR="00FF059D" w:rsidRPr="00BA1702" w:rsidRDefault="00467A11">
          <w:pPr>
            <w:pStyle w:val="TOC1"/>
            <w:tabs>
              <w:tab w:val="right" w:leader="dot" w:pos="9350"/>
            </w:tabs>
            <w:rPr>
              <w:rFonts w:ascii="Times New Roman" w:eastAsiaTheme="minorEastAsia" w:hAnsi="Times New Roman" w:cs="Times New Roman"/>
              <w:noProof/>
              <w:rPrChange w:id="151" w:author="student" w:date="2011-04-30T12:08:00Z">
                <w:rPr>
                  <w:rFonts w:eastAsiaTheme="minorEastAsia"/>
                  <w:noProof/>
                </w:rPr>
              </w:rPrChange>
            </w:rPr>
          </w:pPr>
          <w:r w:rsidRPr="00BA1702">
            <w:rPr>
              <w:rFonts w:ascii="Times New Roman" w:hAnsi="Times New Roman" w:cs="Times New Roman"/>
              <w:rPrChange w:id="152" w:author="student" w:date="2011-04-30T12:08:00Z">
                <w:rPr/>
              </w:rPrChange>
            </w:rPr>
            <w:fldChar w:fldCharType="begin"/>
          </w:r>
          <w:r w:rsidRPr="00BA1702">
            <w:rPr>
              <w:rFonts w:ascii="Times New Roman" w:hAnsi="Times New Roman" w:cs="Times New Roman"/>
              <w:rPrChange w:id="153" w:author="student" w:date="2011-04-30T12:08:00Z">
                <w:rPr/>
              </w:rPrChange>
            </w:rPr>
            <w:instrText>HYPERLINK \l "_Toc291793215"</w:instrText>
          </w:r>
          <w:r w:rsidRPr="00BA1702">
            <w:rPr>
              <w:rFonts w:ascii="Times New Roman" w:hAnsi="Times New Roman" w:cs="Times New Roman"/>
              <w:rPrChange w:id="154" w:author="student" w:date="2011-04-30T12:08:00Z">
                <w:rPr/>
              </w:rPrChange>
            </w:rPr>
            <w:fldChar w:fldCharType="separate"/>
          </w:r>
          <w:r w:rsidR="00FF059D" w:rsidRPr="00BA1702">
            <w:rPr>
              <w:rStyle w:val="Hyperlink"/>
              <w:rFonts w:ascii="Times New Roman" w:eastAsia="Times New Roman" w:hAnsi="Times New Roman" w:cs="Times New Roman"/>
              <w:noProof/>
              <w:rPrChange w:id="155" w:author="student" w:date="2011-04-30T12:08:00Z">
                <w:rPr>
                  <w:rStyle w:val="Hyperlink"/>
                  <w:rFonts w:ascii="Times New Roman" w:eastAsia="Times New Roman" w:hAnsi="Times New Roman" w:cs="Times New Roman"/>
                  <w:noProof/>
                </w:rPr>
              </w:rPrChange>
            </w:rPr>
            <w:t>2.</w:t>
          </w:r>
          <w:r w:rsidR="00FF059D" w:rsidRPr="00BA1702">
            <w:rPr>
              <w:rFonts w:ascii="Times New Roman" w:hAnsi="Times New Roman" w:cs="Times New Roman"/>
              <w:noProof/>
              <w:webHidden/>
              <w:rPrChange w:id="156" w:author="student" w:date="2011-04-30T12:08:00Z">
                <w:rPr>
                  <w:noProof/>
                  <w:webHidden/>
                </w:rPr>
              </w:rPrChange>
            </w:rPr>
            <w:tab/>
          </w:r>
          <w:r w:rsidRPr="00BA1702">
            <w:rPr>
              <w:rFonts w:ascii="Times New Roman" w:hAnsi="Times New Roman" w:cs="Times New Roman"/>
              <w:noProof/>
              <w:webHidden/>
              <w:rPrChange w:id="157" w:author="student" w:date="2011-04-30T12:08:00Z">
                <w:rPr>
                  <w:noProof/>
                  <w:webHidden/>
                </w:rPr>
              </w:rPrChange>
            </w:rPr>
            <w:fldChar w:fldCharType="begin"/>
          </w:r>
          <w:r w:rsidR="00FF059D" w:rsidRPr="00BA1702">
            <w:rPr>
              <w:rFonts w:ascii="Times New Roman" w:hAnsi="Times New Roman" w:cs="Times New Roman"/>
              <w:noProof/>
              <w:webHidden/>
              <w:rPrChange w:id="158" w:author="student" w:date="2011-04-30T12:08:00Z">
                <w:rPr>
                  <w:noProof/>
                  <w:webHidden/>
                </w:rPr>
              </w:rPrChange>
            </w:rPr>
            <w:instrText xml:space="preserve"> PAGEREF _Toc291793215 \h </w:instrText>
          </w:r>
          <w:r w:rsidRPr="00BA1702">
            <w:rPr>
              <w:rFonts w:ascii="Times New Roman" w:hAnsi="Times New Roman" w:cs="Times New Roman"/>
              <w:noProof/>
              <w:webHidden/>
              <w:rPrChange w:id="159" w:author="student" w:date="2011-04-30T12:08:00Z">
                <w:rPr>
                  <w:noProof/>
                  <w:webHidden/>
                </w:rPr>
              </w:rPrChange>
            </w:rPr>
          </w:r>
          <w:r w:rsidRPr="00BA1702">
            <w:rPr>
              <w:rFonts w:ascii="Times New Roman" w:hAnsi="Times New Roman" w:cs="Times New Roman"/>
              <w:noProof/>
              <w:webHidden/>
              <w:rPrChange w:id="160" w:author="student" w:date="2011-04-30T12:08:00Z">
                <w:rPr>
                  <w:noProof/>
                  <w:webHidden/>
                </w:rPr>
              </w:rPrChange>
            </w:rPr>
            <w:fldChar w:fldCharType="separate"/>
          </w:r>
          <w:r w:rsidR="00FF059D" w:rsidRPr="00BA1702">
            <w:rPr>
              <w:rFonts w:ascii="Times New Roman" w:hAnsi="Times New Roman" w:cs="Times New Roman"/>
              <w:noProof/>
              <w:webHidden/>
              <w:rPrChange w:id="161" w:author="student" w:date="2011-04-30T12:08:00Z">
                <w:rPr>
                  <w:noProof/>
                  <w:webHidden/>
                </w:rPr>
              </w:rPrChange>
            </w:rPr>
            <w:t>9</w:t>
          </w:r>
          <w:r w:rsidRPr="00BA1702">
            <w:rPr>
              <w:rFonts w:ascii="Times New Roman" w:hAnsi="Times New Roman" w:cs="Times New Roman"/>
              <w:noProof/>
              <w:webHidden/>
              <w:rPrChange w:id="162" w:author="student" w:date="2011-04-30T12:08:00Z">
                <w:rPr>
                  <w:noProof/>
                  <w:webHidden/>
                </w:rPr>
              </w:rPrChange>
            </w:rPr>
            <w:fldChar w:fldCharType="end"/>
          </w:r>
          <w:r w:rsidRPr="00BA1702">
            <w:rPr>
              <w:rFonts w:ascii="Times New Roman" w:hAnsi="Times New Roman" w:cs="Times New Roman"/>
              <w:rPrChange w:id="163" w:author="student" w:date="2011-04-30T12:08:00Z">
                <w:rPr/>
              </w:rPrChange>
            </w:rPr>
            <w:fldChar w:fldCharType="end"/>
          </w:r>
        </w:p>
        <w:p w:rsidR="00FF059D" w:rsidRPr="00BA1702" w:rsidRDefault="00467A11">
          <w:pPr>
            <w:pStyle w:val="TOC2"/>
            <w:tabs>
              <w:tab w:val="right" w:leader="dot" w:pos="9350"/>
            </w:tabs>
            <w:rPr>
              <w:rFonts w:ascii="Times New Roman" w:eastAsiaTheme="minorEastAsia" w:hAnsi="Times New Roman" w:cs="Times New Roman"/>
              <w:noProof/>
              <w:rPrChange w:id="164" w:author="student" w:date="2011-04-30T12:08:00Z">
                <w:rPr>
                  <w:rFonts w:eastAsiaTheme="minorEastAsia"/>
                  <w:noProof/>
                </w:rPr>
              </w:rPrChange>
            </w:rPr>
          </w:pPr>
          <w:r w:rsidRPr="00BA1702">
            <w:rPr>
              <w:rFonts w:ascii="Times New Roman" w:hAnsi="Times New Roman" w:cs="Times New Roman"/>
              <w:rPrChange w:id="165" w:author="student" w:date="2011-04-30T12:08:00Z">
                <w:rPr/>
              </w:rPrChange>
            </w:rPr>
            <w:fldChar w:fldCharType="begin"/>
          </w:r>
          <w:r w:rsidRPr="00BA1702">
            <w:rPr>
              <w:rFonts w:ascii="Times New Roman" w:hAnsi="Times New Roman" w:cs="Times New Roman"/>
              <w:rPrChange w:id="166" w:author="student" w:date="2011-04-30T12:08:00Z">
                <w:rPr/>
              </w:rPrChange>
            </w:rPr>
            <w:instrText>HYPERLINK \l "_Toc291793216"</w:instrText>
          </w:r>
          <w:r w:rsidRPr="00BA1702">
            <w:rPr>
              <w:rFonts w:ascii="Times New Roman" w:hAnsi="Times New Roman" w:cs="Times New Roman"/>
              <w:rPrChange w:id="167" w:author="student" w:date="2011-04-30T12:08:00Z">
                <w:rPr/>
              </w:rPrChange>
            </w:rPr>
            <w:fldChar w:fldCharType="separate"/>
          </w:r>
          <w:r w:rsidR="00FF059D" w:rsidRPr="00BA1702">
            <w:rPr>
              <w:rStyle w:val="Hyperlink"/>
              <w:rFonts w:ascii="Times New Roman" w:hAnsi="Times New Roman" w:cs="Times New Roman"/>
              <w:noProof/>
              <w:rPrChange w:id="168" w:author="student" w:date="2011-04-30T12:08:00Z">
                <w:rPr>
                  <w:rStyle w:val="Hyperlink"/>
                  <w:noProof/>
                </w:rPr>
              </w:rPrChange>
            </w:rPr>
            <w:t>Concept Model:</w:t>
          </w:r>
          <w:r w:rsidR="00FF059D" w:rsidRPr="00BA1702">
            <w:rPr>
              <w:rFonts w:ascii="Times New Roman" w:hAnsi="Times New Roman" w:cs="Times New Roman"/>
              <w:noProof/>
              <w:webHidden/>
              <w:rPrChange w:id="169" w:author="student" w:date="2011-04-30T12:08:00Z">
                <w:rPr>
                  <w:noProof/>
                  <w:webHidden/>
                </w:rPr>
              </w:rPrChange>
            </w:rPr>
            <w:tab/>
          </w:r>
          <w:r w:rsidRPr="00BA1702">
            <w:rPr>
              <w:rFonts w:ascii="Times New Roman" w:hAnsi="Times New Roman" w:cs="Times New Roman"/>
              <w:noProof/>
              <w:webHidden/>
              <w:rPrChange w:id="170" w:author="student" w:date="2011-04-30T12:08:00Z">
                <w:rPr>
                  <w:noProof/>
                  <w:webHidden/>
                </w:rPr>
              </w:rPrChange>
            </w:rPr>
            <w:fldChar w:fldCharType="begin"/>
          </w:r>
          <w:r w:rsidR="00FF059D" w:rsidRPr="00BA1702">
            <w:rPr>
              <w:rFonts w:ascii="Times New Roman" w:hAnsi="Times New Roman" w:cs="Times New Roman"/>
              <w:noProof/>
              <w:webHidden/>
              <w:rPrChange w:id="171" w:author="student" w:date="2011-04-30T12:08:00Z">
                <w:rPr>
                  <w:noProof/>
                  <w:webHidden/>
                </w:rPr>
              </w:rPrChange>
            </w:rPr>
            <w:instrText xml:space="preserve"> PAGEREF _Toc291793216 \h </w:instrText>
          </w:r>
          <w:r w:rsidRPr="00BA1702">
            <w:rPr>
              <w:rFonts w:ascii="Times New Roman" w:hAnsi="Times New Roman" w:cs="Times New Roman"/>
              <w:noProof/>
              <w:webHidden/>
              <w:rPrChange w:id="172" w:author="student" w:date="2011-04-30T12:08:00Z">
                <w:rPr>
                  <w:noProof/>
                  <w:webHidden/>
                </w:rPr>
              </w:rPrChange>
            </w:rPr>
          </w:r>
          <w:r w:rsidRPr="00BA1702">
            <w:rPr>
              <w:rFonts w:ascii="Times New Roman" w:hAnsi="Times New Roman" w:cs="Times New Roman"/>
              <w:noProof/>
              <w:webHidden/>
              <w:rPrChange w:id="173" w:author="student" w:date="2011-04-30T12:08:00Z">
                <w:rPr>
                  <w:noProof/>
                  <w:webHidden/>
                </w:rPr>
              </w:rPrChange>
            </w:rPr>
            <w:fldChar w:fldCharType="separate"/>
          </w:r>
          <w:r w:rsidR="00FF059D" w:rsidRPr="00BA1702">
            <w:rPr>
              <w:rFonts w:ascii="Times New Roman" w:hAnsi="Times New Roman" w:cs="Times New Roman"/>
              <w:noProof/>
              <w:webHidden/>
              <w:rPrChange w:id="174" w:author="student" w:date="2011-04-30T12:08:00Z">
                <w:rPr>
                  <w:noProof/>
                  <w:webHidden/>
                </w:rPr>
              </w:rPrChange>
            </w:rPr>
            <w:t>9</w:t>
          </w:r>
          <w:r w:rsidRPr="00BA1702">
            <w:rPr>
              <w:rFonts w:ascii="Times New Roman" w:hAnsi="Times New Roman" w:cs="Times New Roman"/>
              <w:noProof/>
              <w:webHidden/>
              <w:rPrChange w:id="175" w:author="student" w:date="2011-04-30T12:08:00Z">
                <w:rPr>
                  <w:noProof/>
                  <w:webHidden/>
                </w:rPr>
              </w:rPrChange>
            </w:rPr>
            <w:fldChar w:fldCharType="end"/>
          </w:r>
          <w:r w:rsidRPr="00BA1702">
            <w:rPr>
              <w:rFonts w:ascii="Times New Roman" w:hAnsi="Times New Roman" w:cs="Times New Roman"/>
              <w:rPrChange w:id="176" w:author="student" w:date="2011-04-30T12:08:00Z">
                <w:rPr/>
              </w:rPrChange>
            </w:rPr>
            <w:fldChar w:fldCharType="end"/>
          </w:r>
        </w:p>
        <w:p w:rsidR="00FF059D" w:rsidRPr="00BA1702" w:rsidRDefault="00467A11">
          <w:pPr>
            <w:pStyle w:val="TOC2"/>
            <w:tabs>
              <w:tab w:val="right" w:leader="dot" w:pos="9350"/>
            </w:tabs>
            <w:rPr>
              <w:rFonts w:ascii="Times New Roman" w:eastAsiaTheme="minorEastAsia" w:hAnsi="Times New Roman" w:cs="Times New Roman"/>
              <w:noProof/>
              <w:rPrChange w:id="177" w:author="student" w:date="2011-04-30T12:08:00Z">
                <w:rPr>
                  <w:rFonts w:eastAsiaTheme="minorEastAsia"/>
                  <w:noProof/>
                </w:rPr>
              </w:rPrChange>
            </w:rPr>
          </w:pPr>
          <w:r w:rsidRPr="00BA1702">
            <w:rPr>
              <w:rFonts w:ascii="Times New Roman" w:hAnsi="Times New Roman" w:cs="Times New Roman"/>
              <w:rPrChange w:id="178" w:author="student" w:date="2011-04-30T12:08:00Z">
                <w:rPr/>
              </w:rPrChange>
            </w:rPr>
            <w:fldChar w:fldCharType="begin"/>
          </w:r>
          <w:r w:rsidRPr="00BA1702">
            <w:rPr>
              <w:rFonts w:ascii="Times New Roman" w:hAnsi="Times New Roman" w:cs="Times New Roman"/>
              <w:rPrChange w:id="179" w:author="student" w:date="2011-04-30T12:08:00Z">
                <w:rPr/>
              </w:rPrChange>
            </w:rPr>
            <w:instrText>HYPERLINK \l "_Toc291793217"</w:instrText>
          </w:r>
          <w:r w:rsidRPr="00BA1702">
            <w:rPr>
              <w:rFonts w:ascii="Times New Roman" w:hAnsi="Times New Roman" w:cs="Times New Roman"/>
              <w:rPrChange w:id="180" w:author="student" w:date="2011-04-30T12:08:00Z">
                <w:rPr/>
              </w:rPrChange>
            </w:rPr>
            <w:fldChar w:fldCharType="separate"/>
          </w:r>
          <w:r w:rsidR="00FF059D" w:rsidRPr="00BA1702">
            <w:rPr>
              <w:rStyle w:val="Hyperlink"/>
              <w:rFonts w:ascii="Times New Roman" w:hAnsi="Times New Roman" w:cs="Times New Roman"/>
              <w:noProof/>
              <w:rPrChange w:id="181" w:author="student" w:date="2011-04-30T12:08:00Z">
                <w:rPr>
                  <w:rStyle w:val="Hyperlink"/>
                  <w:noProof/>
                </w:rPr>
              </w:rPrChange>
            </w:rPr>
            <w:t>Logical Model:</w:t>
          </w:r>
          <w:r w:rsidR="00FF059D" w:rsidRPr="00BA1702">
            <w:rPr>
              <w:rFonts w:ascii="Times New Roman" w:hAnsi="Times New Roman" w:cs="Times New Roman"/>
              <w:noProof/>
              <w:webHidden/>
              <w:rPrChange w:id="182" w:author="student" w:date="2011-04-30T12:08:00Z">
                <w:rPr>
                  <w:noProof/>
                  <w:webHidden/>
                </w:rPr>
              </w:rPrChange>
            </w:rPr>
            <w:tab/>
          </w:r>
          <w:r w:rsidRPr="00BA1702">
            <w:rPr>
              <w:rFonts w:ascii="Times New Roman" w:hAnsi="Times New Roman" w:cs="Times New Roman"/>
              <w:noProof/>
              <w:webHidden/>
              <w:rPrChange w:id="183" w:author="student" w:date="2011-04-30T12:08:00Z">
                <w:rPr>
                  <w:noProof/>
                  <w:webHidden/>
                </w:rPr>
              </w:rPrChange>
            </w:rPr>
            <w:fldChar w:fldCharType="begin"/>
          </w:r>
          <w:r w:rsidR="00FF059D" w:rsidRPr="00BA1702">
            <w:rPr>
              <w:rFonts w:ascii="Times New Roman" w:hAnsi="Times New Roman" w:cs="Times New Roman"/>
              <w:noProof/>
              <w:webHidden/>
              <w:rPrChange w:id="184" w:author="student" w:date="2011-04-30T12:08:00Z">
                <w:rPr>
                  <w:noProof/>
                  <w:webHidden/>
                </w:rPr>
              </w:rPrChange>
            </w:rPr>
            <w:instrText xml:space="preserve"> PAGEREF _Toc291793217 \h </w:instrText>
          </w:r>
          <w:r w:rsidRPr="00BA1702">
            <w:rPr>
              <w:rFonts w:ascii="Times New Roman" w:hAnsi="Times New Roman" w:cs="Times New Roman"/>
              <w:noProof/>
              <w:webHidden/>
              <w:rPrChange w:id="185" w:author="student" w:date="2011-04-30T12:08:00Z">
                <w:rPr>
                  <w:noProof/>
                  <w:webHidden/>
                </w:rPr>
              </w:rPrChange>
            </w:rPr>
          </w:r>
          <w:r w:rsidRPr="00BA1702">
            <w:rPr>
              <w:rFonts w:ascii="Times New Roman" w:hAnsi="Times New Roman" w:cs="Times New Roman"/>
              <w:noProof/>
              <w:webHidden/>
              <w:rPrChange w:id="186" w:author="student" w:date="2011-04-30T12:08:00Z">
                <w:rPr>
                  <w:noProof/>
                  <w:webHidden/>
                </w:rPr>
              </w:rPrChange>
            </w:rPr>
            <w:fldChar w:fldCharType="separate"/>
          </w:r>
          <w:r w:rsidR="00FF059D" w:rsidRPr="00BA1702">
            <w:rPr>
              <w:rFonts w:ascii="Times New Roman" w:hAnsi="Times New Roman" w:cs="Times New Roman"/>
              <w:noProof/>
              <w:webHidden/>
              <w:rPrChange w:id="187" w:author="student" w:date="2011-04-30T12:08:00Z">
                <w:rPr>
                  <w:noProof/>
                  <w:webHidden/>
                </w:rPr>
              </w:rPrChange>
            </w:rPr>
            <w:t>10</w:t>
          </w:r>
          <w:r w:rsidRPr="00BA1702">
            <w:rPr>
              <w:rFonts w:ascii="Times New Roman" w:hAnsi="Times New Roman" w:cs="Times New Roman"/>
              <w:noProof/>
              <w:webHidden/>
              <w:rPrChange w:id="188" w:author="student" w:date="2011-04-30T12:08:00Z">
                <w:rPr>
                  <w:noProof/>
                  <w:webHidden/>
                </w:rPr>
              </w:rPrChange>
            </w:rPr>
            <w:fldChar w:fldCharType="end"/>
          </w:r>
          <w:r w:rsidRPr="00BA1702">
            <w:rPr>
              <w:rFonts w:ascii="Times New Roman" w:hAnsi="Times New Roman" w:cs="Times New Roman"/>
              <w:rPrChange w:id="189" w:author="student" w:date="2011-04-30T12:08:00Z">
                <w:rPr/>
              </w:rPrChange>
            </w:rPr>
            <w:fldChar w:fldCharType="end"/>
          </w:r>
        </w:p>
        <w:p w:rsidR="00FF059D" w:rsidRPr="00BA1702" w:rsidRDefault="00467A11">
          <w:pPr>
            <w:pStyle w:val="TOC1"/>
            <w:tabs>
              <w:tab w:val="right" w:leader="dot" w:pos="9350"/>
            </w:tabs>
            <w:rPr>
              <w:rFonts w:ascii="Times New Roman" w:eastAsiaTheme="minorEastAsia" w:hAnsi="Times New Roman" w:cs="Times New Roman"/>
              <w:noProof/>
              <w:rPrChange w:id="190" w:author="student" w:date="2011-04-30T12:08:00Z">
                <w:rPr>
                  <w:rFonts w:eastAsiaTheme="minorEastAsia"/>
                  <w:noProof/>
                </w:rPr>
              </w:rPrChange>
            </w:rPr>
          </w:pPr>
          <w:r w:rsidRPr="00BA1702">
            <w:rPr>
              <w:rFonts w:ascii="Times New Roman" w:hAnsi="Times New Roman" w:cs="Times New Roman"/>
              <w:rPrChange w:id="191" w:author="student" w:date="2011-04-30T12:08:00Z">
                <w:rPr/>
              </w:rPrChange>
            </w:rPr>
            <w:fldChar w:fldCharType="begin"/>
          </w:r>
          <w:r w:rsidRPr="00BA1702">
            <w:rPr>
              <w:rFonts w:ascii="Times New Roman" w:hAnsi="Times New Roman" w:cs="Times New Roman"/>
              <w:rPrChange w:id="192" w:author="student" w:date="2011-04-30T12:08:00Z">
                <w:rPr/>
              </w:rPrChange>
            </w:rPr>
            <w:instrText>HYPERLINK \l "_Toc291793218"</w:instrText>
          </w:r>
          <w:r w:rsidRPr="00BA1702">
            <w:rPr>
              <w:rFonts w:ascii="Times New Roman" w:hAnsi="Times New Roman" w:cs="Times New Roman"/>
              <w:rPrChange w:id="193" w:author="student" w:date="2011-04-30T12:08:00Z">
                <w:rPr/>
              </w:rPrChange>
            </w:rPr>
            <w:fldChar w:fldCharType="separate"/>
          </w:r>
          <w:r w:rsidR="00FF059D" w:rsidRPr="00BA1702">
            <w:rPr>
              <w:rStyle w:val="Hyperlink"/>
              <w:rFonts w:ascii="Times New Roman" w:eastAsia="Times New Roman" w:hAnsi="Times New Roman" w:cs="Times New Roman"/>
              <w:noProof/>
              <w:rPrChange w:id="194" w:author="student" w:date="2011-04-30T12:08:00Z">
                <w:rPr>
                  <w:rStyle w:val="Hyperlink"/>
                  <w:rFonts w:ascii="Times New Roman" w:eastAsia="Times New Roman" w:hAnsi="Times New Roman" w:cs="Times New Roman"/>
                  <w:noProof/>
                </w:rPr>
              </w:rPrChange>
            </w:rPr>
            <w:t>3.</w:t>
          </w:r>
          <w:r w:rsidR="00FF059D" w:rsidRPr="00BA1702">
            <w:rPr>
              <w:rFonts w:ascii="Times New Roman" w:hAnsi="Times New Roman" w:cs="Times New Roman"/>
              <w:noProof/>
              <w:webHidden/>
              <w:rPrChange w:id="195" w:author="student" w:date="2011-04-30T12:08:00Z">
                <w:rPr>
                  <w:noProof/>
                  <w:webHidden/>
                </w:rPr>
              </w:rPrChange>
            </w:rPr>
            <w:tab/>
          </w:r>
          <w:r w:rsidRPr="00BA1702">
            <w:rPr>
              <w:rFonts w:ascii="Times New Roman" w:hAnsi="Times New Roman" w:cs="Times New Roman"/>
              <w:noProof/>
              <w:webHidden/>
              <w:rPrChange w:id="196" w:author="student" w:date="2011-04-30T12:08:00Z">
                <w:rPr>
                  <w:noProof/>
                  <w:webHidden/>
                </w:rPr>
              </w:rPrChange>
            </w:rPr>
            <w:fldChar w:fldCharType="begin"/>
          </w:r>
          <w:r w:rsidR="00FF059D" w:rsidRPr="00BA1702">
            <w:rPr>
              <w:rFonts w:ascii="Times New Roman" w:hAnsi="Times New Roman" w:cs="Times New Roman"/>
              <w:noProof/>
              <w:webHidden/>
              <w:rPrChange w:id="197" w:author="student" w:date="2011-04-30T12:08:00Z">
                <w:rPr>
                  <w:noProof/>
                  <w:webHidden/>
                </w:rPr>
              </w:rPrChange>
            </w:rPr>
            <w:instrText xml:space="preserve"> PAGEREF _Toc291793218 \h </w:instrText>
          </w:r>
          <w:r w:rsidRPr="00BA1702">
            <w:rPr>
              <w:rFonts w:ascii="Times New Roman" w:hAnsi="Times New Roman" w:cs="Times New Roman"/>
              <w:noProof/>
              <w:webHidden/>
              <w:rPrChange w:id="198" w:author="student" w:date="2011-04-30T12:08:00Z">
                <w:rPr>
                  <w:noProof/>
                  <w:webHidden/>
                </w:rPr>
              </w:rPrChange>
            </w:rPr>
          </w:r>
          <w:r w:rsidRPr="00BA1702">
            <w:rPr>
              <w:rFonts w:ascii="Times New Roman" w:hAnsi="Times New Roman" w:cs="Times New Roman"/>
              <w:noProof/>
              <w:webHidden/>
              <w:rPrChange w:id="199" w:author="student" w:date="2011-04-30T12:08:00Z">
                <w:rPr>
                  <w:noProof/>
                  <w:webHidden/>
                </w:rPr>
              </w:rPrChange>
            </w:rPr>
            <w:fldChar w:fldCharType="separate"/>
          </w:r>
          <w:r w:rsidR="00FF059D" w:rsidRPr="00BA1702">
            <w:rPr>
              <w:rFonts w:ascii="Times New Roman" w:hAnsi="Times New Roman" w:cs="Times New Roman"/>
              <w:noProof/>
              <w:webHidden/>
              <w:rPrChange w:id="200" w:author="student" w:date="2011-04-30T12:08:00Z">
                <w:rPr>
                  <w:noProof/>
                  <w:webHidden/>
                </w:rPr>
              </w:rPrChange>
            </w:rPr>
            <w:t>10</w:t>
          </w:r>
          <w:r w:rsidRPr="00BA1702">
            <w:rPr>
              <w:rFonts w:ascii="Times New Roman" w:hAnsi="Times New Roman" w:cs="Times New Roman"/>
              <w:noProof/>
              <w:webHidden/>
              <w:rPrChange w:id="201" w:author="student" w:date="2011-04-30T12:08:00Z">
                <w:rPr>
                  <w:noProof/>
                  <w:webHidden/>
                </w:rPr>
              </w:rPrChange>
            </w:rPr>
            <w:fldChar w:fldCharType="end"/>
          </w:r>
          <w:r w:rsidRPr="00BA1702">
            <w:rPr>
              <w:rFonts w:ascii="Times New Roman" w:hAnsi="Times New Roman" w:cs="Times New Roman"/>
              <w:rPrChange w:id="202" w:author="student" w:date="2011-04-30T12:08:00Z">
                <w:rPr/>
              </w:rPrChange>
            </w:rPr>
            <w:fldChar w:fldCharType="end"/>
          </w:r>
        </w:p>
        <w:p w:rsidR="00FF059D" w:rsidRPr="00BA1702" w:rsidRDefault="00467A11">
          <w:pPr>
            <w:pStyle w:val="TOC1"/>
            <w:tabs>
              <w:tab w:val="right" w:leader="dot" w:pos="9350"/>
            </w:tabs>
            <w:rPr>
              <w:rFonts w:ascii="Times New Roman" w:eastAsiaTheme="minorEastAsia" w:hAnsi="Times New Roman" w:cs="Times New Roman"/>
              <w:noProof/>
              <w:rPrChange w:id="203" w:author="student" w:date="2011-04-30T12:08:00Z">
                <w:rPr>
                  <w:rFonts w:eastAsiaTheme="minorEastAsia"/>
                  <w:noProof/>
                </w:rPr>
              </w:rPrChange>
            </w:rPr>
          </w:pPr>
          <w:r w:rsidRPr="00BA1702">
            <w:rPr>
              <w:rFonts w:ascii="Times New Roman" w:hAnsi="Times New Roman" w:cs="Times New Roman"/>
              <w:rPrChange w:id="204" w:author="student" w:date="2011-04-30T12:08:00Z">
                <w:rPr/>
              </w:rPrChange>
            </w:rPr>
            <w:fldChar w:fldCharType="begin"/>
          </w:r>
          <w:r w:rsidRPr="00BA1702">
            <w:rPr>
              <w:rFonts w:ascii="Times New Roman" w:hAnsi="Times New Roman" w:cs="Times New Roman"/>
              <w:rPrChange w:id="205" w:author="student" w:date="2011-04-30T12:08:00Z">
                <w:rPr/>
              </w:rPrChange>
            </w:rPr>
            <w:instrText>HYPERLINK \l "_Toc291793219"</w:instrText>
          </w:r>
          <w:r w:rsidRPr="00BA1702">
            <w:rPr>
              <w:rFonts w:ascii="Times New Roman" w:hAnsi="Times New Roman" w:cs="Times New Roman"/>
              <w:rPrChange w:id="206" w:author="student" w:date="2011-04-30T12:08:00Z">
                <w:rPr/>
              </w:rPrChange>
            </w:rPr>
            <w:fldChar w:fldCharType="separate"/>
          </w:r>
          <w:r w:rsidR="00FF059D" w:rsidRPr="00BA1702">
            <w:rPr>
              <w:rStyle w:val="Hyperlink"/>
              <w:rFonts w:ascii="Times New Roman" w:hAnsi="Times New Roman" w:cs="Times New Roman"/>
              <w:noProof/>
              <w:rPrChange w:id="207" w:author="student" w:date="2011-04-30T12:08:00Z">
                <w:rPr>
                  <w:rStyle w:val="Hyperlink"/>
                  <w:rFonts w:ascii="Times New Roman" w:hAnsi="Times New Roman" w:cs="Times New Roman"/>
                  <w:noProof/>
                </w:rPr>
              </w:rPrChange>
            </w:rPr>
            <w:t>Appendix</w:t>
          </w:r>
          <w:r w:rsidR="00FF059D" w:rsidRPr="00BA1702">
            <w:rPr>
              <w:rFonts w:ascii="Times New Roman" w:hAnsi="Times New Roman" w:cs="Times New Roman"/>
              <w:noProof/>
              <w:webHidden/>
              <w:rPrChange w:id="208" w:author="student" w:date="2011-04-30T12:08:00Z">
                <w:rPr>
                  <w:noProof/>
                  <w:webHidden/>
                </w:rPr>
              </w:rPrChange>
            </w:rPr>
            <w:tab/>
          </w:r>
          <w:r w:rsidRPr="00BA1702">
            <w:rPr>
              <w:rFonts w:ascii="Times New Roman" w:hAnsi="Times New Roman" w:cs="Times New Roman"/>
              <w:noProof/>
              <w:webHidden/>
              <w:rPrChange w:id="209" w:author="student" w:date="2011-04-30T12:08:00Z">
                <w:rPr>
                  <w:noProof/>
                  <w:webHidden/>
                </w:rPr>
              </w:rPrChange>
            </w:rPr>
            <w:fldChar w:fldCharType="begin"/>
          </w:r>
          <w:r w:rsidR="00FF059D" w:rsidRPr="00BA1702">
            <w:rPr>
              <w:rFonts w:ascii="Times New Roman" w:hAnsi="Times New Roman" w:cs="Times New Roman"/>
              <w:noProof/>
              <w:webHidden/>
              <w:rPrChange w:id="210" w:author="student" w:date="2011-04-30T12:08:00Z">
                <w:rPr>
                  <w:noProof/>
                  <w:webHidden/>
                </w:rPr>
              </w:rPrChange>
            </w:rPr>
            <w:instrText xml:space="preserve"> PAGEREF _Toc291793219 \h </w:instrText>
          </w:r>
          <w:r w:rsidRPr="00BA1702">
            <w:rPr>
              <w:rFonts w:ascii="Times New Roman" w:hAnsi="Times New Roman" w:cs="Times New Roman"/>
              <w:noProof/>
              <w:webHidden/>
              <w:rPrChange w:id="211" w:author="student" w:date="2011-04-30T12:08:00Z">
                <w:rPr>
                  <w:noProof/>
                  <w:webHidden/>
                </w:rPr>
              </w:rPrChange>
            </w:rPr>
          </w:r>
          <w:r w:rsidRPr="00BA1702">
            <w:rPr>
              <w:rFonts w:ascii="Times New Roman" w:hAnsi="Times New Roman" w:cs="Times New Roman"/>
              <w:noProof/>
              <w:webHidden/>
              <w:rPrChange w:id="212" w:author="student" w:date="2011-04-30T12:08:00Z">
                <w:rPr>
                  <w:noProof/>
                  <w:webHidden/>
                </w:rPr>
              </w:rPrChange>
            </w:rPr>
            <w:fldChar w:fldCharType="separate"/>
          </w:r>
          <w:r w:rsidR="00FF059D" w:rsidRPr="00BA1702">
            <w:rPr>
              <w:rFonts w:ascii="Times New Roman" w:hAnsi="Times New Roman" w:cs="Times New Roman"/>
              <w:noProof/>
              <w:webHidden/>
              <w:rPrChange w:id="213" w:author="student" w:date="2011-04-30T12:08:00Z">
                <w:rPr>
                  <w:noProof/>
                  <w:webHidden/>
                </w:rPr>
              </w:rPrChange>
            </w:rPr>
            <w:t>10</w:t>
          </w:r>
          <w:r w:rsidRPr="00BA1702">
            <w:rPr>
              <w:rFonts w:ascii="Times New Roman" w:hAnsi="Times New Roman" w:cs="Times New Roman"/>
              <w:noProof/>
              <w:webHidden/>
              <w:rPrChange w:id="214" w:author="student" w:date="2011-04-30T12:08:00Z">
                <w:rPr>
                  <w:noProof/>
                  <w:webHidden/>
                </w:rPr>
              </w:rPrChange>
            </w:rPr>
            <w:fldChar w:fldCharType="end"/>
          </w:r>
          <w:r w:rsidRPr="00BA1702">
            <w:rPr>
              <w:rFonts w:ascii="Times New Roman" w:hAnsi="Times New Roman" w:cs="Times New Roman"/>
              <w:rPrChange w:id="215" w:author="student" w:date="2011-04-30T12:08:00Z">
                <w:rPr/>
              </w:rPrChange>
            </w:rPr>
            <w:fldChar w:fldCharType="end"/>
          </w:r>
        </w:p>
        <w:p w:rsidR="00FF059D" w:rsidRPr="00BA1702" w:rsidRDefault="00467A11">
          <w:pPr>
            <w:pStyle w:val="TOC2"/>
            <w:tabs>
              <w:tab w:val="right" w:leader="dot" w:pos="9350"/>
            </w:tabs>
            <w:rPr>
              <w:rFonts w:ascii="Times New Roman" w:eastAsiaTheme="minorEastAsia" w:hAnsi="Times New Roman" w:cs="Times New Roman"/>
              <w:noProof/>
              <w:rPrChange w:id="216" w:author="student" w:date="2011-04-30T12:08:00Z">
                <w:rPr>
                  <w:rFonts w:eastAsiaTheme="minorEastAsia"/>
                  <w:noProof/>
                </w:rPr>
              </w:rPrChange>
            </w:rPr>
          </w:pPr>
          <w:r w:rsidRPr="00BA1702">
            <w:rPr>
              <w:rFonts w:ascii="Times New Roman" w:hAnsi="Times New Roman" w:cs="Times New Roman"/>
              <w:rPrChange w:id="217" w:author="student" w:date="2011-04-30T12:08:00Z">
                <w:rPr/>
              </w:rPrChange>
            </w:rPr>
            <w:fldChar w:fldCharType="begin"/>
          </w:r>
          <w:r w:rsidRPr="00BA1702">
            <w:rPr>
              <w:rFonts w:ascii="Times New Roman" w:hAnsi="Times New Roman" w:cs="Times New Roman"/>
              <w:rPrChange w:id="218" w:author="student" w:date="2011-04-30T12:08:00Z">
                <w:rPr/>
              </w:rPrChange>
            </w:rPr>
            <w:instrText>HYPERLINK \l "_Toc291793220"</w:instrText>
          </w:r>
          <w:r w:rsidRPr="00BA1702">
            <w:rPr>
              <w:rFonts w:ascii="Times New Roman" w:hAnsi="Times New Roman" w:cs="Times New Roman"/>
              <w:rPrChange w:id="219" w:author="student" w:date="2011-04-30T12:08:00Z">
                <w:rPr/>
              </w:rPrChange>
            </w:rPr>
            <w:fldChar w:fldCharType="separate"/>
          </w:r>
          <w:r w:rsidR="00FF059D" w:rsidRPr="00BA1702">
            <w:rPr>
              <w:rStyle w:val="Hyperlink"/>
              <w:rFonts w:ascii="Times New Roman" w:hAnsi="Times New Roman" w:cs="Times New Roman"/>
              <w:noProof/>
              <w:rPrChange w:id="220" w:author="student" w:date="2011-04-30T12:08:00Z">
                <w:rPr>
                  <w:rStyle w:val="Hyperlink"/>
                  <w:noProof/>
                </w:rPr>
              </w:rPrChange>
            </w:rPr>
            <w:t>A. Information Uncertainty Clarification:</w:t>
          </w:r>
          <w:r w:rsidR="00FF059D" w:rsidRPr="00BA1702">
            <w:rPr>
              <w:rFonts w:ascii="Times New Roman" w:hAnsi="Times New Roman" w:cs="Times New Roman"/>
              <w:noProof/>
              <w:webHidden/>
              <w:rPrChange w:id="221" w:author="student" w:date="2011-04-30T12:08:00Z">
                <w:rPr>
                  <w:noProof/>
                  <w:webHidden/>
                </w:rPr>
              </w:rPrChange>
            </w:rPr>
            <w:tab/>
          </w:r>
          <w:r w:rsidRPr="00BA1702">
            <w:rPr>
              <w:rFonts w:ascii="Times New Roman" w:hAnsi="Times New Roman" w:cs="Times New Roman"/>
              <w:noProof/>
              <w:webHidden/>
              <w:rPrChange w:id="222" w:author="student" w:date="2011-04-30T12:08:00Z">
                <w:rPr>
                  <w:noProof/>
                  <w:webHidden/>
                </w:rPr>
              </w:rPrChange>
            </w:rPr>
            <w:fldChar w:fldCharType="begin"/>
          </w:r>
          <w:r w:rsidR="00FF059D" w:rsidRPr="00BA1702">
            <w:rPr>
              <w:rFonts w:ascii="Times New Roman" w:hAnsi="Times New Roman" w:cs="Times New Roman"/>
              <w:noProof/>
              <w:webHidden/>
              <w:rPrChange w:id="223" w:author="student" w:date="2011-04-30T12:08:00Z">
                <w:rPr>
                  <w:noProof/>
                  <w:webHidden/>
                </w:rPr>
              </w:rPrChange>
            </w:rPr>
            <w:instrText xml:space="preserve"> PAGEREF _Toc291793220 \h </w:instrText>
          </w:r>
          <w:r w:rsidRPr="00BA1702">
            <w:rPr>
              <w:rFonts w:ascii="Times New Roman" w:hAnsi="Times New Roman" w:cs="Times New Roman"/>
              <w:noProof/>
              <w:webHidden/>
              <w:rPrChange w:id="224" w:author="student" w:date="2011-04-30T12:08:00Z">
                <w:rPr>
                  <w:noProof/>
                  <w:webHidden/>
                </w:rPr>
              </w:rPrChange>
            </w:rPr>
          </w:r>
          <w:r w:rsidRPr="00BA1702">
            <w:rPr>
              <w:rFonts w:ascii="Times New Roman" w:hAnsi="Times New Roman" w:cs="Times New Roman"/>
              <w:noProof/>
              <w:webHidden/>
              <w:rPrChange w:id="225" w:author="student" w:date="2011-04-30T12:08:00Z">
                <w:rPr>
                  <w:noProof/>
                  <w:webHidden/>
                </w:rPr>
              </w:rPrChange>
            </w:rPr>
            <w:fldChar w:fldCharType="separate"/>
          </w:r>
          <w:r w:rsidR="00FF059D" w:rsidRPr="00BA1702">
            <w:rPr>
              <w:rFonts w:ascii="Times New Roman" w:hAnsi="Times New Roman" w:cs="Times New Roman"/>
              <w:noProof/>
              <w:webHidden/>
              <w:rPrChange w:id="226" w:author="student" w:date="2011-04-30T12:08:00Z">
                <w:rPr>
                  <w:noProof/>
                  <w:webHidden/>
                </w:rPr>
              </w:rPrChange>
            </w:rPr>
            <w:t>10</w:t>
          </w:r>
          <w:r w:rsidRPr="00BA1702">
            <w:rPr>
              <w:rFonts w:ascii="Times New Roman" w:hAnsi="Times New Roman" w:cs="Times New Roman"/>
              <w:noProof/>
              <w:webHidden/>
              <w:rPrChange w:id="227" w:author="student" w:date="2011-04-30T12:08:00Z">
                <w:rPr>
                  <w:noProof/>
                  <w:webHidden/>
                </w:rPr>
              </w:rPrChange>
            </w:rPr>
            <w:fldChar w:fldCharType="end"/>
          </w:r>
          <w:r w:rsidRPr="00BA1702">
            <w:rPr>
              <w:rFonts w:ascii="Times New Roman" w:hAnsi="Times New Roman" w:cs="Times New Roman"/>
              <w:rPrChange w:id="228" w:author="student" w:date="2011-04-30T12:08:00Z">
                <w:rPr/>
              </w:rPrChange>
            </w:rPr>
            <w:fldChar w:fldCharType="end"/>
          </w:r>
        </w:p>
        <w:p w:rsidR="00FF059D" w:rsidRPr="00BA1702" w:rsidRDefault="00467A11">
          <w:pPr>
            <w:pStyle w:val="TOC2"/>
            <w:tabs>
              <w:tab w:val="right" w:leader="dot" w:pos="9350"/>
            </w:tabs>
            <w:rPr>
              <w:rFonts w:ascii="Times New Roman" w:eastAsiaTheme="minorEastAsia" w:hAnsi="Times New Roman" w:cs="Times New Roman"/>
              <w:noProof/>
              <w:rPrChange w:id="229" w:author="student" w:date="2011-04-30T12:08:00Z">
                <w:rPr>
                  <w:rFonts w:eastAsiaTheme="minorEastAsia"/>
                  <w:noProof/>
                </w:rPr>
              </w:rPrChange>
            </w:rPr>
          </w:pPr>
          <w:r w:rsidRPr="00BA1702">
            <w:rPr>
              <w:rFonts w:ascii="Times New Roman" w:hAnsi="Times New Roman" w:cs="Times New Roman"/>
              <w:rPrChange w:id="230" w:author="student" w:date="2011-04-30T12:08:00Z">
                <w:rPr/>
              </w:rPrChange>
            </w:rPr>
            <w:fldChar w:fldCharType="begin"/>
          </w:r>
          <w:r w:rsidRPr="00BA1702">
            <w:rPr>
              <w:rFonts w:ascii="Times New Roman" w:hAnsi="Times New Roman" w:cs="Times New Roman"/>
              <w:rPrChange w:id="231" w:author="student" w:date="2011-04-30T12:08:00Z">
                <w:rPr/>
              </w:rPrChange>
            </w:rPr>
            <w:instrText>HYPERLINK \l "_Toc291793221"</w:instrText>
          </w:r>
          <w:r w:rsidRPr="00BA1702">
            <w:rPr>
              <w:rFonts w:ascii="Times New Roman" w:hAnsi="Times New Roman" w:cs="Times New Roman"/>
              <w:rPrChange w:id="232" w:author="student" w:date="2011-04-30T12:08:00Z">
                <w:rPr/>
              </w:rPrChange>
            </w:rPr>
            <w:fldChar w:fldCharType="separate"/>
          </w:r>
          <w:r w:rsidR="00FF059D" w:rsidRPr="00BA1702">
            <w:rPr>
              <w:rStyle w:val="Hyperlink"/>
              <w:rFonts w:ascii="Times New Roman" w:hAnsi="Times New Roman" w:cs="Times New Roman"/>
              <w:noProof/>
              <w:rPrChange w:id="233" w:author="student" w:date="2011-04-30T12:08:00Z">
                <w:rPr>
                  <w:rStyle w:val="Hyperlink"/>
                  <w:noProof/>
                </w:rPr>
              </w:rPrChange>
            </w:rPr>
            <w:t>B. Scrape Specifics:</w:t>
          </w:r>
          <w:r w:rsidR="00FF059D" w:rsidRPr="00BA1702">
            <w:rPr>
              <w:rFonts w:ascii="Times New Roman" w:hAnsi="Times New Roman" w:cs="Times New Roman"/>
              <w:noProof/>
              <w:webHidden/>
              <w:rPrChange w:id="234" w:author="student" w:date="2011-04-30T12:08:00Z">
                <w:rPr>
                  <w:noProof/>
                  <w:webHidden/>
                </w:rPr>
              </w:rPrChange>
            </w:rPr>
            <w:tab/>
          </w:r>
          <w:r w:rsidRPr="00BA1702">
            <w:rPr>
              <w:rFonts w:ascii="Times New Roman" w:hAnsi="Times New Roman" w:cs="Times New Roman"/>
              <w:noProof/>
              <w:webHidden/>
              <w:rPrChange w:id="235" w:author="student" w:date="2011-04-30T12:08:00Z">
                <w:rPr>
                  <w:noProof/>
                  <w:webHidden/>
                </w:rPr>
              </w:rPrChange>
            </w:rPr>
            <w:fldChar w:fldCharType="begin"/>
          </w:r>
          <w:r w:rsidR="00FF059D" w:rsidRPr="00BA1702">
            <w:rPr>
              <w:rFonts w:ascii="Times New Roman" w:hAnsi="Times New Roman" w:cs="Times New Roman"/>
              <w:noProof/>
              <w:webHidden/>
              <w:rPrChange w:id="236" w:author="student" w:date="2011-04-30T12:08:00Z">
                <w:rPr>
                  <w:noProof/>
                  <w:webHidden/>
                </w:rPr>
              </w:rPrChange>
            </w:rPr>
            <w:instrText xml:space="preserve"> PAGEREF _Toc291793221 \h </w:instrText>
          </w:r>
          <w:r w:rsidRPr="00BA1702">
            <w:rPr>
              <w:rFonts w:ascii="Times New Roman" w:hAnsi="Times New Roman" w:cs="Times New Roman"/>
              <w:noProof/>
              <w:webHidden/>
              <w:rPrChange w:id="237" w:author="student" w:date="2011-04-30T12:08:00Z">
                <w:rPr>
                  <w:noProof/>
                  <w:webHidden/>
                </w:rPr>
              </w:rPrChange>
            </w:rPr>
          </w:r>
          <w:r w:rsidRPr="00BA1702">
            <w:rPr>
              <w:rFonts w:ascii="Times New Roman" w:hAnsi="Times New Roman" w:cs="Times New Roman"/>
              <w:noProof/>
              <w:webHidden/>
              <w:rPrChange w:id="238" w:author="student" w:date="2011-04-30T12:08:00Z">
                <w:rPr>
                  <w:noProof/>
                  <w:webHidden/>
                </w:rPr>
              </w:rPrChange>
            </w:rPr>
            <w:fldChar w:fldCharType="separate"/>
          </w:r>
          <w:r w:rsidR="00FF059D" w:rsidRPr="00BA1702">
            <w:rPr>
              <w:rFonts w:ascii="Times New Roman" w:hAnsi="Times New Roman" w:cs="Times New Roman"/>
              <w:noProof/>
              <w:webHidden/>
              <w:rPrChange w:id="239" w:author="student" w:date="2011-04-30T12:08:00Z">
                <w:rPr>
                  <w:noProof/>
                  <w:webHidden/>
                </w:rPr>
              </w:rPrChange>
            </w:rPr>
            <w:t>13</w:t>
          </w:r>
          <w:r w:rsidRPr="00BA1702">
            <w:rPr>
              <w:rFonts w:ascii="Times New Roman" w:hAnsi="Times New Roman" w:cs="Times New Roman"/>
              <w:noProof/>
              <w:webHidden/>
              <w:rPrChange w:id="240" w:author="student" w:date="2011-04-30T12:08:00Z">
                <w:rPr>
                  <w:noProof/>
                  <w:webHidden/>
                </w:rPr>
              </w:rPrChange>
            </w:rPr>
            <w:fldChar w:fldCharType="end"/>
          </w:r>
          <w:r w:rsidRPr="00BA1702">
            <w:rPr>
              <w:rFonts w:ascii="Times New Roman" w:hAnsi="Times New Roman" w:cs="Times New Roman"/>
              <w:rPrChange w:id="241" w:author="student" w:date="2011-04-30T12:08:00Z">
                <w:rPr/>
              </w:rPrChange>
            </w:rPr>
            <w:fldChar w:fldCharType="end"/>
          </w:r>
        </w:p>
        <w:p w:rsidR="00FF059D" w:rsidRPr="00BA1702" w:rsidRDefault="00467A11">
          <w:pPr>
            <w:pStyle w:val="TOC2"/>
            <w:tabs>
              <w:tab w:val="right" w:leader="dot" w:pos="9350"/>
            </w:tabs>
            <w:rPr>
              <w:rFonts w:ascii="Times New Roman" w:eastAsiaTheme="minorEastAsia" w:hAnsi="Times New Roman" w:cs="Times New Roman"/>
              <w:noProof/>
              <w:rPrChange w:id="242" w:author="student" w:date="2011-04-30T12:08:00Z">
                <w:rPr>
                  <w:rFonts w:eastAsiaTheme="minorEastAsia"/>
                  <w:noProof/>
                </w:rPr>
              </w:rPrChange>
            </w:rPr>
          </w:pPr>
          <w:r w:rsidRPr="00BA1702">
            <w:rPr>
              <w:rFonts w:ascii="Times New Roman" w:hAnsi="Times New Roman" w:cs="Times New Roman"/>
              <w:rPrChange w:id="243" w:author="student" w:date="2011-04-30T12:08:00Z">
                <w:rPr/>
              </w:rPrChange>
            </w:rPr>
            <w:fldChar w:fldCharType="begin"/>
          </w:r>
          <w:r w:rsidRPr="00BA1702">
            <w:rPr>
              <w:rFonts w:ascii="Times New Roman" w:hAnsi="Times New Roman" w:cs="Times New Roman"/>
              <w:rPrChange w:id="244" w:author="student" w:date="2011-04-30T12:08:00Z">
                <w:rPr/>
              </w:rPrChange>
            </w:rPr>
            <w:instrText>HYPERLINK \l "_Toc291793222"</w:instrText>
          </w:r>
          <w:r w:rsidRPr="00BA1702">
            <w:rPr>
              <w:rFonts w:ascii="Times New Roman" w:hAnsi="Times New Roman" w:cs="Times New Roman"/>
              <w:rPrChange w:id="245" w:author="student" w:date="2011-04-30T12:08:00Z">
                <w:rPr/>
              </w:rPrChange>
            </w:rPr>
            <w:fldChar w:fldCharType="separate"/>
          </w:r>
          <w:r w:rsidR="00FF059D" w:rsidRPr="00BA1702">
            <w:rPr>
              <w:rStyle w:val="Hyperlink"/>
              <w:rFonts w:ascii="Times New Roman" w:hAnsi="Times New Roman" w:cs="Times New Roman"/>
              <w:noProof/>
              <w:rPrChange w:id="246" w:author="student" w:date="2011-04-30T12:08:00Z">
                <w:rPr>
                  <w:rStyle w:val="Hyperlink"/>
                  <w:noProof/>
                </w:rPr>
              </w:rPrChange>
            </w:rPr>
            <w:t>C. Crawl and Turtle Documentation:</w:t>
          </w:r>
          <w:r w:rsidR="00FF059D" w:rsidRPr="00BA1702">
            <w:rPr>
              <w:rFonts w:ascii="Times New Roman" w:hAnsi="Times New Roman" w:cs="Times New Roman"/>
              <w:noProof/>
              <w:webHidden/>
              <w:rPrChange w:id="247" w:author="student" w:date="2011-04-30T12:08:00Z">
                <w:rPr>
                  <w:noProof/>
                  <w:webHidden/>
                </w:rPr>
              </w:rPrChange>
            </w:rPr>
            <w:tab/>
          </w:r>
          <w:r w:rsidRPr="00BA1702">
            <w:rPr>
              <w:rFonts w:ascii="Times New Roman" w:hAnsi="Times New Roman" w:cs="Times New Roman"/>
              <w:noProof/>
              <w:webHidden/>
              <w:rPrChange w:id="248" w:author="student" w:date="2011-04-30T12:08:00Z">
                <w:rPr>
                  <w:noProof/>
                  <w:webHidden/>
                </w:rPr>
              </w:rPrChange>
            </w:rPr>
            <w:fldChar w:fldCharType="begin"/>
          </w:r>
          <w:r w:rsidR="00FF059D" w:rsidRPr="00BA1702">
            <w:rPr>
              <w:rFonts w:ascii="Times New Roman" w:hAnsi="Times New Roman" w:cs="Times New Roman"/>
              <w:noProof/>
              <w:webHidden/>
              <w:rPrChange w:id="249" w:author="student" w:date="2011-04-30T12:08:00Z">
                <w:rPr>
                  <w:noProof/>
                  <w:webHidden/>
                </w:rPr>
              </w:rPrChange>
            </w:rPr>
            <w:instrText xml:space="preserve"> PAGEREF _Toc291793222 \h </w:instrText>
          </w:r>
          <w:r w:rsidRPr="00BA1702">
            <w:rPr>
              <w:rFonts w:ascii="Times New Roman" w:hAnsi="Times New Roman" w:cs="Times New Roman"/>
              <w:noProof/>
              <w:webHidden/>
              <w:rPrChange w:id="250" w:author="student" w:date="2011-04-30T12:08:00Z">
                <w:rPr>
                  <w:noProof/>
                  <w:webHidden/>
                </w:rPr>
              </w:rPrChange>
            </w:rPr>
          </w:r>
          <w:r w:rsidRPr="00BA1702">
            <w:rPr>
              <w:rFonts w:ascii="Times New Roman" w:hAnsi="Times New Roman" w:cs="Times New Roman"/>
              <w:noProof/>
              <w:webHidden/>
              <w:rPrChange w:id="251" w:author="student" w:date="2011-04-30T12:08:00Z">
                <w:rPr>
                  <w:noProof/>
                  <w:webHidden/>
                </w:rPr>
              </w:rPrChange>
            </w:rPr>
            <w:fldChar w:fldCharType="separate"/>
          </w:r>
          <w:r w:rsidR="00FF059D" w:rsidRPr="00BA1702">
            <w:rPr>
              <w:rFonts w:ascii="Times New Roman" w:hAnsi="Times New Roman" w:cs="Times New Roman"/>
              <w:noProof/>
              <w:webHidden/>
              <w:rPrChange w:id="252" w:author="student" w:date="2011-04-30T12:08:00Z">
                <w:rPr>
                  <w:noProof/>
                  <w:webHidden/>
                </w:rPr>
              </w:rPrChange>
            </w:rPr>
            <w:t>14</w:t>
          </w:r>
          <w:r w:rsidRPr="00BA1702">
            <w:rPr>
              <w:rFonts w:ascii="Times New Roman" w:hAnsi="Times New Roman" w:cs="Times New Roman"/>
              <w:noProof/>
              <w:webHidden/>
              <w:rPrChange w:id="253" w:author="student" w:date="2011-04-30T12:08:00Z">
                <w:rPr>
                  <w:noProof/>
                  <w:webHidden/>
                </w:rPr>
              </w:rPrChange>
            </w:rPr>
            <w:fldChar w:fldCharType="end"/>
          </w:r>
          <w:r w:rsidRPr="00BA1702">
            <w:rPr>
              <w:rFonts w:ascii="Times New Roman" w:hAnsi="Times New Roman" w:cs="Times New Roman"/>
              <w:rPrChange w:id="254" w:author="student" w:date="2011-04-30T12:08:00Z">
                <w:rPr/>
              </w:rPrChange>
            </w:rPr>
            <w:fldChar w:fldCharType="end"/>
          </w:r>
        </w:p>
        <w:p w:rsidR="00FF059D" w:rsidRPr="00BA1702" w:rsidRDefault="00467A11">
          <w:pPr>
            <w:pStyle w:val="TOC2"/>
            <w:tabs>
              <w:tab w:val="right" w:leader="dot" w:pos="9350"/>
            </w:tabs>
            <w:rPr>
              <w:rFonts w:ascii="Times New Roman" w:eastAsiaTheme="minorEastAsia" w:hAnsi="Times New Roman" w:cs="Times New Roman"/>
              <w:noProof/>
              <w:rPrChange w:id="255" w:author="student" w:date="2011-04-30T12:08:00Z">
                <w:rPr>
                  <w:rFonts w:eastAsiaTheme="minorEastAsia"/>
                  <w:noProof/>
                </w:rPr>
              </w:rPrChange>
            </w:rPr>
          </w:pPr>
          <w:r w:rsidRPr="00BA1702">
            <w:rPr>
              <w:rFonts w:ascii="Times New Roman" w:hAnsi="Times New Roman" w:cs="Times New Roman"/>
              <w:rPrChange w:id="256" w:author="student" w:date="2011-04-30T12:08:00Z">
                <w:rPr/>
              </w:rPrChange>
            </w:rPr>
            <w:fldChar w:fldCharType="begin"/>
          </w:r>
          <w:r w:rsidRPr="00BA1702">
            <w:rPr>
              <w:rFonts w:ascii="Times New Roman" w:hAnsi="Times New Roman" w:cs="Times New Roman"/>
              <w:rPrChange w:id="257" w:author="student" w:date="2011-04-30T12:08:00Z">
                <w:rPr/>
              </w:rPrChange>
            </w:rPr>
            <w:instrText>HYPERLINK \l "_Toc291793223"</w:instrText>
          </w:r>
          <w:r w:rsidRPr="00BA1702">
            <w:rPr>
              <w:rFonts w:ascii="Times New Roman" w:hAnsi="Times New Roman" w:cs="Times New Roman"/>
              <w:rPrChange w:id="258" w:author="student" w:date="2011-04-30T12:08:00Z">
                <w:rPr/>
              </w:rPrChange>
            </w:rPr>
            <w:fldChar w:fldCharType="separate"/>
          </w:r>
          <w:r w:rsidR="00FF059D" w:rsidRPr="00BA1702">
            <w:rPr>
              <w:rStyle w:val="Hyperlink"/>
              <w:rFonts w:ascii="Times New Roman" w:hAnsi="Times New Roman" w:cs="Times New Roman"/>
              <w:noProof/>
              <w:rPrChange w:id="259" w:author="student" w:date="2011-04-30T12:08:00Z">
                <w:rPr>
                  <w:rStyle w:val="Hyperlink"/>
                  <w:noProof/>
                </w:rPr>
              </w:rPrChange>
            </w:rPr>
            <w:t>D. Apply String Matching Algorithm</w:t>
          </w:r>
          <w:r w:rsidR="00FF059D" w:rsidRPr="00BA1702">
            <w:rPr>
              <w:rFonts w:ascii="Times New Roman" w:hAnsi="Times New Roman" w:cs="Times New Roman"/>
              <w:noProof/>
              <w:webHidden/>
              <w:rPrChange w:id="260" w:author="student" w:date="2011-04-30T12:08:00Z">
                <w:rPr>
                  <w:noProof/>
                  <w:webHidden/>
                </w:rPr>
              </w:rPrChange>
            </w:rPr>
            <w:tab/>
          </w:r>
          <w:r w:rsidRPr="00BA1702">
            <w:rPr>
              <w:rFonts w:ascii="Times New Roman" w:hAnsi="Times New Roman" w:cs="Times New Roman"/>
              <w:noProof/>
              <w:webHidden/>
              <w:rPrChange w:id="261" w:author="student" w:date="2011-04-30T12:08:00Z">
                <w:rPr>
                  <w:noProof/>
                  <w:webHidden/>
                </w:rPr>
              </w:rPrChange>
            </w:rPr>
            <w:fldChar w:fldCharType="begin"/>
          </w:r>
          <w:r w:rsidR="00FF059D" w:rsidRPr="00BA1702">
            <w:rPr>
              <w:rFonts w:ascii="Times New Roman" w:hAnsi="Times New Roman" w:cs="Times New Roman"/>
              <w:noProof/>
              <w:webHidden/>
              <w:rPrChange w:id="262" w:author="student" w:date="2011-04-30T12:08:00Z">
                <w:rPr>
                  <w:noProof/>
                  <w:webHidden/>
                </w:rPr>
              </w:rPrChange>
            </w:rPr>
            <w:instrText xml:space="preserve"> PAGEREF _Toc291793223 \h </w:instrText>
          </w:r>
          <w:r w:rsidRPr="00BA1702">
            <w:rPr>
              <w:rFonts w:ascii="Times New Roman" w:hAnsi="Times New Roman" w:cs="Times New Roman"/>
              <w:noProof/>
              <w:webHidden/>
              <w:rPrChange w:id="263" w:author="student" w:date="2011-04-30T12:08:00Z">
                <w:rPr>
                  <w:noProof/>
                  <w:webHidden/>
                </w:rPr>
              </w:rPrChange>
            </w:rPr>
          </w:r>
          <w:r w:rsidRPr="00BA1702">
            <w:rPr>
              <w:rFonts w:ascii="Times New Roman" w:hAnsi="Times New Roman" w:cs="Times New Roman"/>
              <w:noProof/>
              <w:webHidden/>
              <w:rPrChange w:id="264" w:author="student" w:date="2011-04-30T12:08:00Z">
                <w:rPr>
                  <w:noProof/>
                  <w:webHidden/>
                </w:rPr>
              </w:rPrChange>
            </w:rPr>
            <w:fldChar w:fldCharType="separate"/>
          </w:r>
          <w:r w:rsidR="00FF059D" w:rsidRPr="00BA1702">
            <w:rPr>
              <w:rFonts w:ascii="Times New Roman" w:hAnsi="Times New Roman" w:cs="Times New Roman"/>
              <w:noProof/>
              <w:webHidden/>
              <w:rPrChange w:id="265" w:author="student" w:date="2011-04-30T12:08:00Z">
                <w:rPr>
                  <w:noProof/>
                  <w:webHidden/>
                </w:rPr>
              </w:rPrChange>
            </w:rPr>
            <w:t>15</w:t>
          </w:r>
          <w:r w:rsidRPr="00BA1702">
            <w:rPr>
              <w:rFonts w:ascii="Times New Roman" w:hAnsi="Times New Roman" w:cs="Times New Roman"/>
              <w:noProof/>
              <w:webHidden/>
              <w:rPrChange w:id="266" w:author="student" w:date="2011-04-30T12:08:00Z">
                <w:rPr>
                  <w:noProof/>
                  <w:webHidden/>
                </w:rPr>
              </w:rPrChange>
            </w:rPr>
            <w:fldChar w:fldCharType="end"/>
          </w:r>
          <w:r w:rsidRPr="00BA1702">
            <w:rPr>
              <w:rFonts w:ascii="Times New Roman" w:hAnsi="Times New Roman" w:cs="Times New Roman"/>
              <w:rPrChange w:id="267" w:author="student" w:date="2011-04-30T12:08:00Z">
                <w:rPr/>
              </w:rPrChange>
            </w:rPr>
            <w:fldChar w:fldCharType="end"/>
          </w:r>
        </w:p>
        <w:p w:rsidR="00FF059D" w:rsidRPr="00BA1702" w:rsidRDefault="00467A11">
          <w:pPr>
            <w:pStyle w:val="TOC2"/>
            <w:tabs>
              <w:tab w:val="right" w:leader="dot" w:pos="9350"/>
            </w:tabs>
            <w:rPr>
              <w:rFonts w:ascii="Times New Roman" w:eastAsiaTheme="minorEastAsia" w:hAnsi="Times New Roman" w:cs="Times New Roman"/>
              <w:noProof/>
              <w:rPrChange w:id="268" w:author="student" w:date="2011-04-30T12:08:00Z">
                <w:rPr>
                  <w:rFonts w:eastAsiaTheme="minorEastAsia"/>
                  <w:noProof/>
                </w:rPr>
              </w:rPrChange>
            </w:rPr>
          </w:pPr>
          <w:r w:rsidRPr="00BA1702">
            <w:rPr>
              <w:rFonts w:ascii="Times New Roman" w:hAnsi="Times New Roman" w:cs="Times New Roman"/>
              <w:rPrChange w:id="269" w:author="student" w:date="2011-04-30T12:08:00Z">
                <w:rPr/>
              </w:rPrChange>
            </w:rPr>
            <w:fldChar w:fldCharType="begin"/>
          </w:r>
          <w:r w:rsidRPr="00BA1702">
            <w:rPr>
              <w:rFonts w:ascii="Times New Roman" w:hAnsi="Times New Roman" w:cs="Times New Roman"/>
              <w:rPrChange w:id="270" w:author="student" w:date="2011-04-30T12:08:00Z">
                <w:rPr/>
              </w:rPrChange>
            </w:rPr>
            <w:instrText>HYPERLINK \l "_Toc291793224"</w:instrText>
          </w:r>
          <w:r w:rsidRPr="00BA1702">
            <w:rPr>
              <w:rFonts w:ascii="Times New Roman" w:hAnsi="Times New Roman" w:cs="Times New Roman"/>
              <w:rPrChange w:id="271" w:author="student" w:date="2011-04-30T12:08:00Z">
                <w:rPr/>
              </w:rPrChange>
            </w:rPr>
            <w:fldChar w:fldCharType="separate"/>
          </w:r>
          <w:r w:rsidR="00FF059D" w:rsidRPr="00BA1702">
            <w:rPr>
              <w:rStyle w:val="Hyperlink"/>
              <w:rFonts w:ascii="Times New Roman" w:hAnsi="Times New Roman" w:cs="Times New Roman"/>
              <w:noProof/>
              <w:rPrChange w:id="272" w:author="student" w:date="2011-04-30T12:08:00Z">
                <w:rPr>
                  <w:rStyle w:val="Hyperlink"/>
                  <w:noProof/>
                </w:rPr>
              </w:rPrChange>
            </w:rPr>
            <w:t>E. Implementation of the Social Machine:</w:t>
          </w:r>
          <w:r w:rsidR="00FF059D" w:rsidRPr="00BA1702">
            <w:rPr>
              <w:rFonts w:ascii="Times New Roman" w:hAnsi="Times New Roman" w:cs="Times New Roman"/>
              <w:noProof/>
              <w:webHidden/>
              <w:rPrChange w:id="273" w:author="student" w:date="2011-04-30T12:08:00Z">
                <w:rPr>
                  <w:noProof/>
                  <w:webHidden/>
                </w:rPr>
              </w:rPrChange>
            </w:rPr>
            <w:tab/>
          </w:r>
          <w:r w:rsidRPr="00BA1702">
            <w:rPr>
              <w:rFonts w:ascii="Times New Roman" w:hAnsi="Times New Roman" w:cs="Times New Roman"/>
              <w:noProof/>
              <w:webHidden/>
              <w:rPrChange w:id="274" w:author="student" w:date="2011-04-30T12:08:00Z">
                <w:rPr>
                  <w:noProof/>
                  <w:webHidden/>
                </w:rPr>
              </w:rPrChange>
            </w:rPr>
            <w:fldChar w:fldCharType="begin"/>
          </w:r>
          <w:r w:rsidR="00FF059D" w:rsidRPr="00BA1702">
            <w:rPr>
              <w:rFonts w:ascii="Times New Roman" w:hAnsi="Times New Roman" w:cs="Times New Roman"/>
              <w:noProof/>
              <w:webHidden/>
              <w:rPrChange w:id="275" w:author="student" w:date="2011-04-30T12:08:00Z">
                <w:rPr>
                  <w:noProof/>
                  <w:webHidden/>
                </w:rPr>
              </w:rPrChange>
            </w:rPr>
            <w:instrText xml:space="preserve"> PAGEREF _Toc291793224 \h </w:instrText>
          </w:r>
          <w:r w:rsidRPr="00BA1702">
            <w:rPr>
              <w:rFonts w:ascii="Times New Roman" w:hAnsi="Times New Roman" w:cs="Times New Roman"/>
              <w:noProof/>
              <w:webHidden/>
              <w:rPrChange w:id="276" w:author="student" w:date="2011-04-30T12:08:00Z">
                <w:rPr>
                  <w:noProof/>
                  <w:webHidden/>
                </w:rPr>
              </w:rPrChange>
            </w:rPr>
          </w:r>
          <w:r w:rsidRPr="00BA1702">
            <w:rPr>
              <w:rFonts w:ascii="Times New Roman" w:hAnsi="Times New Roman" w:cs="Times New Roman"/>
              <w:noProof/>
              <w:webHidden/>
              <w:rPrChange w:id="277" w:author="student" w:date="2011-04-30T12:08:00Z">
                <w:rPr>
                  <w:noProof/>
                  <w:webHidden/>
                </w:rPr>
              </w:rPrChange>
            </w:rPr>
            <w:fldChar w:fldCharType="separate"/>
          </w:r>
          <w:r w:rsidR="00FF059D" w:rsidRPr="00BA1702">
            <w:rPr>
              <w:rFonts w:ascii="Times New Roman" w:hAnsi="Times New Roman" w:cs="Times New Roman"/>
              <w:noProof/>
              <w:webHidden/>
              <w:rPrChange w:id="278" w:author="student" w:date="2011-04-30T12:08:00Z">
                <w:rPr>
                  <w:noProof/>
                  <w:webHidden/>
                </w:rPr>
              </w:rPrChange>
            </w:rPr>
            <w:t>17</w:t>
          </w:r>
          <w:r w:rsidRPr="00BA1702">
            <w:rPr>
              <w:rFonts w:ascii="Times New Roman" w:hAnsi="Times New Roman" w:cs="Times New Roman"/>
              <w:noProof/>
              <w:webHidden/>
              <w:rPrChange w:id="279" w:author="student" w:date="2011-04-30T12:08:00Z">
                <w:rPr>
                  <w:noProof/>
                  <w:webHidden/>
                </w:rPr>
              </w:rPrChange>
            </w:rPr>
            <w:fldChar w:fldCharType="end"/>
          </w:r>
          <w:r w:rsidRPr="00BA1702">
            <w:rPr>
              <w:rFonts w:ascii="Times New Roman" w:hAnsi="Times New Roman" w:cs="Times New Roman"/>
              <w:rPrChange w:id="280" w:author="student" w:date="2011-04-30T12:08:00Z">
                <w:rPr/>
              </w:rPrChange>
            </w:rPr>
            <w:fldChar w:fldCharType="end"/>
          </w:r>
        </w:p>
        <w:p w:rsidR="00FF059D" w:rsidRPr="00BA1702" w:rsidRDefault="00467A11">
          <w:pPr>
            <w:pStyle w:val="TOC2"/>
            <w:tabs>
              <w:tab w:val="right" w:leader="dot" w:pos="9350"/>
            </w:tabs>
            <w:rPr>
              <w:rFonts w:ascii="Times New Roman" w:eastAsiaTheme="minorEastAsia" w:hAnsi="Times New Roman" w:cs="Times New Roman"/>
              <w:noProof/>
              <w:rPrChange w:id="281" w:author="student" w:date="2011-04-30T12:08:00Z">
                <w:rPr>
                  <w:rFonts w:eastAsiaTheme="minorEastAsia"/>
                  <w:noProof/>
                </w:rPr>
              </w:rPrChange>
            </w:rPr>
          </w:pPr>
          <w:r w:rsidRPr="00BA1702">
            <w:rPr>
              <w:rFonts w:ascii="Times New Roman" w:hAnsi="Times New Roman" w:cs="Times New Roman"/>
              <w:rPrChange w:id="282" w:author="student" w:date="2011-04-30T12:08:00Z">
                <w:rPr/>
              </w:rPrChange>
            </w:rPr>
            <w:fldChar w:fldCharType="begin"/>
          </w:r>
          <w:r w:rsidRPr="00BA1702">
            <w:rPr>
              <w:rFonts w:ascii="Times New Roman" w:hAnsi="Times New Roman" w:cs="Times New Roman"/>
              <w:rPrChange w:id="283" w:author="student" w:date="2011-04-30T12:08:00Z">
                <w:rPr/>
              </w:rPrChange>
            </w:rPr>
            <w:instrText>HYPERLINK \l "_Toc291793225"</w:instrText>
          </w:r>
          <w:r w:rsidRPr="00BA1702">
            <w:rPr>
              <w:rFonts w:ascii="Times New Roman" w:hAnsi="Times New Roman" w:cs="Times New Roman"/>
              <w:rPrChange w:id="284" w:author="student" w:date="2011-04-30T12:08:00Z">
                <w:rPr/>
              </w:rPrChange>
            </w:rPr>
            <w:fldChar w:fldCharType="separate"/>
          </w:r>
          <w:r w:rsidR="00FF059D" w:rsidRPr="00BA1702">
            <w:rPr>
              <w:rStyle w:val="Hyperlink"/>
              <w:rFonts w:ascii="Times New Roman" w:hAnsi="Times New Roman" w:cs="Times New Roman"/>
              <w:noProof/>
              <w:rPrChange w:id="285" w:author="student" w:date="2011-04-30T12:08:00Z">
                <w:rPr>
                  <w:rStyle w:val="Hyperlink"/>
                  <w:noProof/>
                </w:rPr>
              </w:rPrChange>
            </w:rPr>
            <w:t>F. Implementation of the “See Also” box:</w:t>
          </w:r>
          <w:r w:rsidR="00FF059D" w:rsidRPr="00BA1702">
            <w:rPr>
              <w:rFonts w:ascii="Times New Roman" w:hAnsi="Times New Roman" w:cs="Times New Roman"/>
              <w:noProof/>
              <w:webHidden/>
              <w:rPrChange w:id="286" w:author="student" w:date="2011-04-30T12:08:00Z">
                <w:rPr>
                  <w:noProof/>
                  <w:webHidden/>
                </w:rPr>
              </w:rPrChange>
            </w:rPr>
            <w:tab/>
          </w:r>
          <w:r w:rsidRPr="00BA1702">
            <w:rPr>
              <w:rFonts w:ascii="Times New Roman" w:hAnsi="Times New Roman" w:cs="Times New Roman"/>
              <w:noProof/>
              <w:webHidden/>
              <w:rPrChange w:id="287" w:author="student" w:date="2011-04-30T12:08:00Z">
                <w:rPr>
                  <w:noProof/>
                  <w:webHidden/>
                </w:rPr>
              </w:rPrChange>
            </w:rPr>
            <w:fldChar w:fldCharType="begin"/>
          </w:r>
          <w:r w:rsidR="00FF059D" w:rsidRPr="00BA1702">
            <w:rPr>
              <w:rFonts w:ascii="Times New Roman" w:hAnsi="Times New Roman" w:cs="Times New Roman"/>
              <w:noProof/>
              <w:webHidden/>
              <w:rPrChange w:id="288" w:author="student" w:date="2011-04-30T12:08:00Z">
                <w:rPr>
                  <w:noProof/>
                  <w:webHidden/>
                </w:rPr>
              </w:rPrChange>
            </w:rPr>
            <w:instrText xml:space="preserve"> PAGEREF _Toc291793225 \h </w:instrText>
          </w:r>
          <w:r w:rsidRPr="00BA1702">
            <w:rPr>
              <w:rFonts w:ascii="Times New Roman" w:hAnsi="Times New Roman" w:cs="Times New Roman"/>
              <w:noProof/>
              <w:webHidden/>
              <w:rPrChange w:id="289" w:author="student" w:date="2011-04-30T12:08:00Z">
                <w:rPr>
                  <w:noProof/>
                  <w:webHidden/>
                </w:rPr>
              </w:rPrChange>
            </w:rPr>
          </w:r>
          <w:r w:rsidRPr="00BA1702">
            <w:rPr>
              <w:rFonts w:ascii="Times New Roman" w:hAnsi="Times New Roman" w:cs="Times New Roman"/>
              <w:noProof/>
              <w:webHidden/>
              <w:rPrChange w:id="290" w:author="student" w:date="2011-04-30T12:08:00Z">
                <w:rPr>
                  <w:noProof/>
                  <w:webHidden/>
                </w:rPr>
              </w:rPrChange>
            </w:rPr>
            <w:fldChar w:fldCharType="separate"/>
          </w:r>
          <w:r w:rsidR="00FF059D" w:rsidRPr="00BA1702">
            <w:rPr>
              <w:rFonts w:ascii="Times New Roman" w:hAnsi="Times New Roman" w:cs="Times New Roman"/>
              <w:noProof/>
              <w:webHidden/>
              <w:rPrChange w:id="291" w:author="student" w:date="2011-04-30T12:08:00Z">
                <w:rPr>
                  <w:noProof/>
                  <w:webHidden/>
                </w:rPr>
              </w:rPrChange>
            </w:rPr>
            <w:t>20</w:t>
          </w:r>
          <w:r w:rsidRPr="00BA1702">
            <w:rPr>
              <w:rFonts w:ascii="Times New Roman" w:hAnsi="Times New Roman" w:cs="Times New Roman"/>
              <w:noProof/>
              <w:webHidden/>
              <w:rPrChange w:id="292" w:author="student" w:date="2011-04-30T12:08:00Z">
                <w:rPr>
                  <w:noProof/>
                  <w:webHidden/>
                </w:rPr>
              </w:rPrChange>
            </w:rPr>
            <w:fldChar w:fldCharType="end"/>
          </w:r>
          <w:r w:rsidRPr="00BA1702">
            <w:rPr>
              <w:rFonts w:ascii="Times New Roman" w:hAnsi="Times New Roman" w:cs="Times New Roman"/>
              <w:rPrChange w:id="293" w:author="student" w:date="2011-04-30T12:08:00Z">
                <w:rPr/>
              </w:rPrChange>
            </w:rPr>
            <w:fldChar w:fldCharType="end"/>
          </w:r>
        </w:p>
        <w:p w:rsidR="00FF059D" w:rsidRPr="00BA1702" w:rsidRDefault="00467A11">
          <w:pPr>
            <w:pStyle w:val="TOC2"/>
            <w:tabs>
              <w:tab w:val="right" w:leader="dot" w:pos="9350"/>
            </w:tabs>
            <w:rPr>
              <w:rFonts w:ascii="Times New Roman" w:eastAsiaTheme="minorEastAsia" w:hAnsi="Times New Roman" w:cs="Times New Roman"/>
              <w:noProof/>
              <w:rPrChange w:id="294" w:author="student" w:date="2011-04-30T12:08:00Z">
                <w:rPr>
                  <w:rFonts w:eastAsiaTheme="minorEastAsia"/>
                  <w:noProof/>
                </w:rPr>
              </w:rPrChange>
            </w:rPr>
          </w:pPr>
          <w:r w:rsidRPr="00BA1702">
            <w:rPr>
              <w:rFonts w:ascii="Times New Roman" w:hAnsi="Times New Roman" w:cs="Times New Roman"/>
              <w:rPrChange w:id="295" w:author="student" w:date="2011-04-30T12:08:00Z">
                <w:rPr/>
              </w:rPrChange>
            </w:rPr>
            <w:fldChar w:fldCharType="begin"/>
          </w:r>
          <w:r w:rsidRPr="00BA1702">
            <w:rPr>
              <w:rFonts w:ascii="Times New Roman" w:hAnsi="Times New Roman" w:cs="Times New Roman"/>
              <w:rPrChange w:id="296" w:author="student" w:date="2011-04-30T12:08:00Z">
                <w:rPr/>
              </w:rPrChange>
            </w:rPr>
            <w:instrText>HYPERLINK \l "_Toc291793226"</w:instrText>
          </w:r>
          <w:r w:rsidRPr="00BA1702">
            <w:rPr>
              <w:rFonts w:ascii="Times New Roman" w:hAnsi="Times New Roman" w:cs="Times New Roman"/>
              <w:rPrChange w:id="297" w:author="student" w:date="2011-04-30T12:08:00Z">
                <w:rPr/>
              </w:rPrChange>
            </w:rPr>
            <w:fldChar w:fldCharType="separate"/>
          </w:r>
          <w:r w:rsidR="00FF059D" w:rsidRPr="00BA1702">
            <w:rPr>
              <w:rStyle w:val="Hyperlink"/>
              <w:rFonts w:ascii="Times New Roman" w:hAnsi="Times New Roman" w:cs="Times New Roman"/>
              <w:noProof/>
              <w:rPrChange w:id="298" w:author="student" w:date="2011-04-30T12:08:00Z">
                <w:rPr>
                  <w:rStyle w:val="Hyperlink"/>
                  <w:noProof/>
                </w:rPr>
              </w:rPrChange>
            </w:rPr>
            <w:t>G. Install Triple Store and SPARQL Endpoint</w:t>
          </w:r>
          <w:r w:rsidR="00FF059D" w:rsidRPr="00BA1702">
            <w:rPr>
              <w:rFonts w:ascii="Times New Roman" w:hAnsi="Times New Roman" w:cs="Times New Roman"/>
              <w:noProof/>
              <w:webHidden/>
              <w:rPrChange w:id="299" w:author="student" w:date="2011-04-30T12:08:00Z">
                <w:rPr>
                  <w:noProof/>
                  <w:webHidden/>
                </w:rPr>
              </w:rPrChange>
            </w:rPr>
            <w:tab/>
          </w:r>
          <w:r w:rsidRPr="00BA1702">
            <w:rPr>
              <w:rFonts w:ascii="Times New Roman" w:hAnsi="Times New Roman" w:cs="Times New Roman"/>
              <w:noProof/>
              <w:webHidden/>
              <w:rPrChange w:id="300" w:author="student" w:date="2011-04-30T12:08:00Z">
                <w:rPr>
                  <w:noProof/>
                  <w:webHidden/>
                </w:rPr>
              </w:rPrChange>
            </w:rPr>
            <w:fldChar w:fldCharType="begin"/>
          </w:r>
          <w:r w:rsidR="00FF059D" w:rsidRPr="00BA1702">
            <w:rPr>
              <w:rFonts w:ascii="Times New Roman" w:hAnsi="Times New Roman" w:cs="Times New Roman"/>
              <w:noProof/>
              <w:webHidden/>
              <w:rPrChange w:id="301" w:author="student" w:date="2011-04-30T12:08:00Z">
                <w:rPr>
                  <w:noProof/>
                  <w:webHidden/>
                </w:rPr>
              </w:rPrChange>
            </w:rPr>
            <w:instrText xml:space="preserve"> PAGEREF _Toc291793226 \h </w:instrText>
          </w:r>
          <w:r w:rsidRPr="00BA1702">
            <w:rPr>
              <w:rFonts w:ascii="Times New Roman" w:hAnsi="Times New Roman" w:cs="Times New Roman"/>
              <w:noProof/>
              <w:webHidden/>
              <w:rPrChange w:id="302" w:author="student" w:date="2011-04-30T12:08:00Z">
                <w:rPr>
                  <w:noProof/>
                  <w:webHidden/>
                </w:rPr>
              </w:rPrChange>
            </w:rPr>
          </w:r>
          <w:r w:rsidRPr="00BA1702">
            <w:rPr>
              <w:rFonts w:ascii="Times New Roman" w:hAnsi="Times New Roman" w:cs="Times New Roman"/>
              <w:noProof/>
              <w:webHidden/>
              <w:rPrChange w:id="303" w:author="student" w:date="2011-04-30T12:08:00Z">
                <w:rPr>
                  <w:noProof/>
                  <w:webHidden/>
                </w:rPr>
              </w:rPrChange>
            </w:rPr>
            <w:fldChar w:fldCharType="separate"/>
          </w:r>
          <w:r w:rsidR="00FF059D" w:rsidRPr="00BA1702">
            <w:rPr>
              <w:rFonts w:ascii="Times New Roman" w:hAnsi="Times New Roman" w:cs="Times New Roman"/>
              <w:noProof/>
              <w:webHidden/>
              <w:rPrChange w:id="304" w:author="student" w:date="2011-04-30T12:08:00Z">
                <w:rPr>
                  <w:noProof/>
                  <w:webHidden/>
                </w:rPr>
              </w:rPrChange>
            </w:rPr>
            <w:t>22</w:t>
          </w:r>
          <w:r w:rsidRPr="00BA1702">
            <w:rPr>
              <w:rFonts w:ascii="Times New Roman" w:hAnsi="Times New Roman" w:cs="Times New Roman"/>
              <w:noProof/>
              <w:webHidden/>
              <w:rPrChange w:id="305" w:author="student" w:date="2011-04-30T12:08:00Z">
                <w:rPr>
                  <w:noProof/>
                  <w:webHidden/>
                </w:rPr>
              </w:rPrChange>
            </w:rPr>
            <w:fldChar w:fldCharType="end"/>
          </w:r>
          <w:r w:rsidRPr="00BA1702">
            <w:rPr>
              <w:rFonts w:ascii="Times New Roman" w:hAnsi="Times New Roman" w:cs="Times New Roman"/>
              <w:rPrChange w:id="306" w:author="student" w:date="2011-04-30T12:08:00Z">
                <w:rPr/>
              </w:rPrChange>
            </w:rPr>
            <w:fldChar w:fldCharType="end"/>
          </w:r>
        </w:p>
        <w:p w:rsidR="00FF059D" w:rsidRPr="00BA1702" w:rsidRDefault="00467A11">
          <w:pPr>
            <w:pStyle w:val="TOC2"/>
            <w:tabs>
              <w:tab w:val="right" w:leader="dot" w:pos="9350"/>
            </w:tabs>
            <w:rPr>
              <w:rFonts w:ascii="Times New Roman" w:eastAsiaTheme="minorEastAsia" w:hAnsi="Times New Roman" w:cs="Times New Roman"/>
              <w:noProof/>
              <w:rPrChange w:id="307" w:author="student" w:date="2011-04-30T12:08:00Z">
                <w:rPr>
                  <w:rFonts w:eastAsiaTheme="minorEastAsia"/>
                  <w:noProof/>
                </w:rPr>
              </w:rPrChange>
            </w:rPr>
          </w:pPr>
          <w:r w:rsidRPr="00BA1702">
            <w:rPr>
              <w:rFonts w:ascii="Times New Roman" w:hAnsi="Times New Roman" w:cs="Times New Roman"/>
              <w:rPrChange w:id="308" w:author="student" w:date="2011-04-30T12:08:00Z">
                <w:rPr/>
              </w:rPrChange>
            </w:rPr>
            <w:fldChar w:fldCharType="begin"/>
          </w:r>
          <w:r w:rsidRPr="00BA1702">
            <w:rPr>
              <w:rFonts w:ascii="Times New Roman" w:hAnsi="Times New Roman" w:cs="Times New Roman"/>
              <w:rPrChange w:id="309" w:author="student" w:date="2011-04-30T12:08:00Z">
                <w:rPr/>
              </w:rPrChange>
            </w:rPr>
            <w:instrText>HYPERLINK \l "_Toc291793227"</w:instrText>
          </w:r>
          <w:r w:rsidRPr="00BA1702">
            <w:rPr>
              <w:rFonts w:ascii="Times New Roman" w:hAnsi="Times New Roman" w:cs="Times New Roman"/>
              <w:rPrChange w:id="310" w:author="student" w:date="2011-04-30T12:08:00Z">
                <w:rPr/>
              </w:rPrChange>
            </w:rPr>
            <w:fldChar w:fldCharType="separate"/>
          </w:r>
          <w:r w:rsidR="00FF059D" w:rsidRPr="00BA1702">
            <w:rPr>
              <w:rStyle w:val="Hyperlink"/>
              <w:rFonts w:ascii="Times New Roman" w:hAnsi="Times New Roman" w:cs="Times New Roman"/>
              <w:noProof/>
              <w:rPrChange w:id="311" w:author="student" w:date="2011-04-30T12:08:00Z">
                <w:rPr>
                  <w:rStyle w:val="Hyperlink"/>
                  <w:noProof/>
                </w:rPr>
              </w:rPrChange>
            </w:rPr>
            <w:t>H. Future improvements to the system</w:t>
          </w:r>
          <w:r w:rsidR="00FF059D" w:rsidRPr="00BA1702">
            <w:rPr>
              <w:rFonts w:ascii="Times New Roman" w:hAnsi="Times New Roman" w:cs="Times New Roman"/>
              <w:noProof/>
              <w:webHidden/>
              <w:rPrChange w:id="312" w:author="student" w:date="2011-04-30T12:08:00Z">
                <w:rPr>
                  <w:noProof/>
                  <w:webHidden/>
                </w:rPr>
              </w:rPrChange>
            </w:rPr>
            <w:tab/>
          </w:r>
          <w:r w:rsidRPr="00BA1702">
            <w:rPr>
              <w:rFonts w:ascii="Times New Roman" w:hAnsi="Times New Roman" w:cs="Times New Roman"/>
              <w:noProof/>
              <w:webHidden/>
              <w:rPrChange w:id="313" w:author="student" w:date="2011-04-30T12:08:00Z">
                <w:rPr>
                  <w:noProof/>
                  <w:webHidden/>
                </w:rPr>
              </w:rPrChange>
            </w:rPr>
            <w:fldChar w:fldCharType="begin"/>
          </w:r>
          <w:r w:rsidR="00FF059D" w:rsidRPr="00BA1702">
            <w:rPr>
              <w:rFonts w:ascii="Times New Roman" w:hAnsi="Times New Roman" w:cs="Times New Roman"/>
              <w:noProof/>
              <w:webHidden/>
              <w:rPrChange w:id="314" w:author="student" w:date="2011-04-30T12:08:00Z">
                <w:rPr>
                  <w:noProof/>
                  <w:webHidden/>
                </w:rPr>
              </w:rPrChange>
            </w:rPr>
            <w:instrText xml:space="preserve"> PAGEREF _Toc291793227 \h </w:instrText>
          </w:r>
          <w:r w:rsidRPr="00BA1702">
            <w:rPr>
              <w:rFonts w:ascii="Times New Roman" w:hAnsi="Times New Roman" w:cs="Times New Roman"/>
              <w:noProof/>
              <w:webHidden/>
              <w:rPrChange w:id="315" w:author="student" w:date="2011-04-30T12:08:00Z">
                <w:rPr>
                  <w:noProof/>
                  <w:webHidden/>
                </w:rPr>
              </w:rPrChange>
            </w:rPr>
          </w:r>
          <w:r w:rsidRPr="00BA1702">
            <w:rPr>
              <w:rFonts w:ascii="Times New Roman" w:hAnsi="Times New Roman" w:cs="Times New Roman"/>
              <w:noProof/>
              <w:webHidden/>
              <w:rPrChange w:id="316" w:author="student" w:date="2011-04-30T12:08:00Z">
                <w:rPr>
                  <w:noProof/>
                  <w:webHidden/>
                </w:rPr>
              </w:rPrChange>
            </w:rPr>
            <w:fldChar w:fldCharType="separate"/>
          </w:r>
          <w:r w:rsidR="00FF059D" w:rsidRPr="00BA1702">
            <w:rPr>
              <w:rFonts w:ascii="Times New Roman" w:hAnsi="Times New Roman" w:cs="Times New Roman"/>
              <w:noProof/>
              <w:webHidden/>
              <w:rPrChange w:id="317" w:author="student" w:date="2011-04-30T12:08:00Z">
                <w:rPr>
                  <w:noProof/>
                  <w:webHidden/>
                </w:rPr>
              </w:rPrChange>
            </w:rPr>
            <w:t>26</w:t>
          </w:r>
          <w:r w:rsidRPr="00BA1702">
            <w:rPr>
              <w:rFonts w:ascii="Times New Roman" w:hAnsi="Times New Roman" w:cs="Times New Roman"/>
              <w:noProof/>
              <w:webHidden/>
              <w:rPrChange w:id="318" w:author="student" w:date="2011-04-30T12:08:00Z">
                <w:rPr>
                  <w:noProof/>
                  <w:webHidden/>
                </w:rPr>
              </w:rPrChange>
            </w:rPr>
            <w:fldChar w:fldCharType="end"/>
          </w:r>
          <w:r w:rsidRPr="00BA1702">
            <w:rPr>
              <w:rFonts w:ascii="Times New Roman" w:hAnsi="Times New Roman" w:cs="Times New Roman"/>
              <w:rPrChange w:id="319" w:author="student" w:date="2011-04-30T12:08:00Z">
                <w:rPr/>
              </w:rPrChange>
            </w:rPr>
            <w:fldChar w:fldCharType="end"/>
          </w:r>
        </w:p>
        <w:p w:rsidR="00FF059D" w:rsidRPr="00BA1702" w:rsidRDefault="00467A11">
          <w:pPr>
            <w:pStyle w:val="TOC2"/>
            <w:tabs>
              <w:tab w:val="right" w:leader="dot" w:pos="9350"/>
            </w:tabs>
            <w:rPr>
              <w:rFonts w:ascii="Times New Roman" w:eastAsiaTheme="minorEastAsia" w:hAnsi="Times New Roman" w:cs="Times New Roman"/>
              <w:noProof/>
              <w:rPrChange w:id="320" w:author="student" w:date="2011-04-30T12:08:00Z">
                <w:rPr>
                  <w:rFonts w:eastAsiaTheme="minorEastAsia"/>
                  <w:noProof/>
                </w:rPr>
              </w:rPrChange>
            </w:rPr>
          </w:pPr>
          <w:r w:rsidRPr="00BA1702">
            <w:rPr>
              <w:rFonts w:ascii="Times New Roman" w:hAnsi="Times New Roman" w:cs="Times New Roman"/>
              <w:rPrChange w:id="321" w:author="student" w:date="2011-04-30T12:08:00Z">
                <w:rPr/>
              </w:rPrChange>
            </w:rPr>
            <w:fldChar w:fldCharType="begin"/>
          </w:r>
          <w:r w:rsidRPr="00BA1702">
            <w:rPr>
              <w:rFonts w:ascii="Times New Roman" w:hAnsi="Times New Roman" w:cs="Times New Roman"/>
              <w:rPrChange w:id="322" w:author="student" w:date="2011-04-30T12:08:00Z">
                <w:rPr/>
              </w:rPrChange>
            </w:rPr>
            <w:instrText>HYPERLINK \l "_Toc291793228"</w:instrText>
          </w:r>
          <w:r w:rsidRPr="00BA1702">
            <w:rPr>
              <w:rFonts w:ascii="Times New Roman" w:hAnsi="Times New Roman" w:cs="Times New Roman"/>
              <w:rPrChange w:id="323" w:author="student" w:date="2011-04-30T12:08:00Z">
                <w:rPr/>
              </w:rPrChange>
            </w:rPr>
            <w:fldChar w:fldCharType="separate"/>
          </w:r>
          <w:r w:rsidR="00FF059D" w:rsidRPr="00BA1702">
            <w:rPr>
              <w:rStyle w:val="Hyperlink"/>
              <w:rFonts w:ascii="Times New Roman" w:hAnsi="Times New Roman" w:cs="Times New Roman"/>
              <w:noProof/>
              <w:rPrChange w:id="324" w:author="student" w:date="2011-04-30T12:08:00Z">
                <w:rPr>
                  <w:rStyle w:val="Hyperlink"/>
                  <w:noProof/>
                </w:rPr>
              </w:rPrChange>
            </w:rPr>
            <w:t>I. Project Pre-Definition:</w:t>
          </w:r>
          <w:r w:rsidR="00FF059D" w:rsidRPr="00BA1702">
            <w:rPr>
              <w:rFonts w:ascii="Times New Roman" w:hAnsi="Times New Roman" w:cs="Times New Roman"/>
              <w:noProof/>
              <w:webHidden/>
              <w:rPrChange w:id="325" w:author="student" w:date="2011-04-30T12:08:00Z">
                <w:rPr>
                  <w:noProof/>
                  <w:webHidden/>
                </w:rPr>
              </w:rPrChange>
            </w:rPr>
            <w:tab/>
          </w:r>
          <w:r w:rsidRPr="00BA1702">
            <w:rPr>
              <w:rFonts w:ascii="Times New Roman" w:hAnsi="Times New Roman" w:cs="Times New Roman"/>
              <w:noProof/>
              <w:webHidden/>
              <w:rPrChange w:id="326" w:author="student" w:date="2011-04-30T12:08:00Z">
                <w:rPr>
                  <w:noProof/>
                  <w:webHidden/>
                </w:rPr>
              </w:rPrChange>
            </w:rPr>
            <w:fldChar w:fldCharType="begin"/>
          </w:r>
          <w:r w:rsidR="00FF059D" w:rsidRPr="00BA1702">
            <w:rPr>
              <w:rFonts w:ascii="Times New Roman" w:hAnsi="Times New Roman" w:cs="Times New Roman"/>
              <w:noProof/>
              <w:webHidden/>
              <w:rPrChange w:id="327" w:author="student" w:date="2011-04-30T12:08:00Z">
                <w:rPr>
                  <w:noProof/>
                  <w:webHidden/>
                </w:rPr>
              </w:rPrChange>
            </w:rPr>
            <w:instrText xml:space="preserve"> PAGEREF _Toc291793228 \h </w:instrText>
          </w:r>
          <w:r w:rsidRPr="00BA1702">
            <w:rPr>
              <w:rFonts w:ascii="Times New Roman" w:hAnsi="Times New Roman" w:cs="Times New Roman"/>
              <w:noProof/>
              <w:webHidden/>
              <w:rPrChange w:id="328" w:author="student" w:date="2011-04-30T12:08:00Z">
                <w:rPr>
                  <w:noProof/>
                  <w:webHidden/>
                </w:rPr>
              </w:rPrChange>
            </w:rPr>
          </w:r>
          <w:r w:rsidRPr="00BA1702">
            <w:rPr>
              <w:rFonts w:ascii="Times New Roman" w:hAnsi="Times New Roman" w:cs="Times New Roman"/>
              <w:noProof/>
              <w:webHidden/>
              <w:rPrChange w:id="329" w:author="student" w:date="2011-04-30T12:08:00Z">
                <w:rPr>
                  <w:noProof/>
                  <w:webHidden/>
                </w:rPr>
              </w:rPrChange>
            </w:rPr>
            <w:fldChar w:fldCharType="separate"/>
          </w:r>
          <w:r w:rsidR="00FF059D" w:rsidRPr="00BA1702">
            <w:rPr>
              <w:rFonts w:ascii="Times New Roman" w:hAnsi="Times New Roman" w:cs="Times New Roman"/>
              <w:noProof/>
              <w:webHidden/>
              <w:rPrChange w:id="330" w:author="student" w:date="2011-04-30T12:08:00Z">
                <w:rPr>
                  <w:noProof/>
                  <w:webHidden/>
                </w:rPr>
              </w:rPrChange>
            </w:rPr>
            <w:t>27</w:t>
          </w:r>
          <w:r w:rsidRPr="00BA1702">
            <w:rPr>
              <w:rFonts w:ascii="Times New Roman" w:hAnsi="Times New Roman" w:cs="Times New Roman"/>
              <w:noProof/>
              <w:webHidden/>
              <w:rPrChange w:id="331" w:author="student" w:date="2011-04-30T12:08:00Z">
                <w:rPr>
                  <w:noProof/>
                  <w:webHidden/>
                </w:rPr>
              </w:rPrChange>
            </w:rPr>
            <w:fldChar w:fldCharType="end"/>
          </w:r>
          <w:r w:rsidRPr="00BA1702">
            <w:rPr>
              <w:rFonts w:ascii="Times New Roman" w:hAnsi="Times New Roman" w:cs="Times New Roman"/>
              <w:rPrChange w:id="332" w:author="student" w:date="2011-04-30T12:08:00Z">
                <w:rPr/>
              </w:rPrChange>
            </w:rPr>
            <w:fldChar w:fldCharType="end"/>
          </w:r>
        </w:p>
        <w:p w:rsidR="00FF059D" w:rsidRPr="00BA1702" w:rsidRDefault="00467A11">
          <w:pPr>
            <w:pStyle w:val="TOC2"/>
            <w:tabs>
              <w:tab w:val="right" w:leader="dot" w:pos="9350"/>
            </w:tabs>
            <w:rPr>
              <w:rFonts w:ascii="Times New Roman" w:eastAsiaTheme="minorEastAsia" w:hAnsi="Times New Roman" w:cs="Times New Roman"/>
              <w:noProof/>
              <w:rPrChange w:id="333" w:author="student" w:date="2011-04-30T12:08:00Z">
                <w:rPr>
                  <w:rFonts w:eastAsiaTheme="minorEastAsia"/>
                  <w:noProof/>
                </w:rPr>
              </w:rPrChange>
            </w:rPr>
          </w:pPr>
          <w:r w:rsidRPr="00BA1702">
            <w:rPr>
              <w:rFonts w:ascii="Times New Roman" w:hAnsi="Times New Roman" w:cs="Times New Roman"/>
              <w:rPrChange w:id="334" w:author="student" w:date="2011-04-30T12:08:00Z">
                <w:rPr/>
              </w:rPrChange>
            </w:rPr>
            <w:fldChar w:fldCharType="begin"/>
          </w:r>
          <w:r w:rsidRPr="00BA1702">
            <w:rPr>
              <w:rFonts w:ascii="Times New Roman" w:hAnsi="Times New Roman" w:cs="Times New Roman"/>
              <w:rPrChange w:id="335" w:author="student" w:date="2011-04-30T12:08:00Z">
                <w:rPr/>
              </w:rPrChange>
            </w:rPr>
            <w:instrText>HYPERLINK \l "_Toc291793229"</w:instrText>
          </w:r>
          <w:r w:rsidRPr="00BA1702">
            <w:rPr>
              <w:rFonts w:ascii="Times New Roman" w:hAnsi="Times New Roman" w:cs="Times New Roman"/>
              <w:rPrChange w:id="336" w:author="student" w:date="2011-04-30T12:08:00Z">
                <w:rPr/>
              </w:rPrChange>
            </w:rPr>
            <w:fldChar w:fldCharType="separate"/>
          </w:r>
          <w:r w:rsidR="00FF059D" w:rsidRPr="00BA1702">
            <w:rPr>
              <w:rStyle w:val="Hyperlink"/>
              <w:rFonts w:ascii="Times New Roman" w:hAnsi="Times New Roman" w:cs="Times New Roman"/>
              <w:noProof/>
              <w:rPrChange w:id="337" w:author="student" w:date="2011-04-30T12:08:00Z">
                <w:rPr>
                  <w:rStyle w:val="Hyperlink"/>
                  <w:noProof/>
                </w:rPr>
              </w:rPrChange>
            </w:rPr>
            <w:t>J. Proposals</w:t>
          </w:r>
          <w:r w:rsidR="00FF059D" w:rsidRPr="00BA1702">
            <w:rPr>
              <w:rFonts w:ascii="Times New Roman" w:hAnsi="Times New Roman" w:cs="Times New Roman"/>
              <w:noProof/>
              <w:webHidden/>
              <w:rPrChange w:id="338" w:author="student" w:date="2011-04-30T12:08:00Z">
                <w:rPr>
                  <w:noProof/>
                  <w:webHidden/>
                </w:rPr>
              </w:rPrChange>
            </w:rPr>
            <w:tab/>
          </w:r>
          <w:r w:rsidRPr="00BA1702">
            <w:rPr>
              <w:rFonts w:ascii="Times New Roman" w:hAnsi="Times New Roman" w:cs="Times New Roman"/>
              <w:noProof/>
              <w:webHidden/>
              <w:rPrChange w:id="339" w:author="student" w:date="2011-04-30T12:08:00Z">
                <w:rPr>
                  <w:noProof/>
                  <w:webHidden/>
                </w:rPr>
              </w:rPrChange>
            </w:rPr>
            <w:fldChar w:fldCharType="begin"/>
          </w:r>
          <w:r w:rsidR="00FF059D" w:rsidRPr="00BA1702">
            <w:rPr>
              <w:rFonts w:ascii="Times New Roman" w:hAnsi="Times New Roman" w:cs="Times New Roman"/>
              <w:noProof/>
              <w:webHidden/>
              <w:rPrChange w:id="340" w:author="student" w:date="2011-04-30T12:08:00Z">
                <w:rPr>
                  <w:noProof/>
                  <w:webHidden/>
                </w:rPr>
              </w:rPrChange>
            </w:rPr>
            <w:instrText xml:space="preserve"> PAGEREF _Toc291793229 \h </w:instrText>
          </w:r>
          <w:r w:rsidRPr="00BA1702">
            <w:rPr>
              <w:rFonts w:ascii="Times New Roman" w:hAnsi="Times New Roman" w:cs="Times New Roman"/>
              <w:noProof/>
              <w:webHidden/>
              <w:rPrChange w:id="341" w:author="student" w:date="2011-04-30T12:08:00Z">
                <w:rPr>
                  <w:noProof/>
                  <w:webHidden/>
                </w:rPr>
              </w:rPrChange>
            </w:rPr>
          </w:r>
          <w:r w:rsidRPr="00BA1702">
            <w:rPr>
              <w:rFonts w:ascii="Times New Roman" w:hAnsi="Times New Roman" w:cs="Times New Roman"/>
              <w:noProof/>
              <w:webHidden/>
              <w:rPrChange w:id="342" w:author="student" w:date="2011-04-30T12:08:00Z">
                <w:rPr>
                  <w:noProof/>
                  <w:webHidden/>
                </w:rPr>
              </w:rPrChange>
            </w:rPr>
            <w:fldChar w:fldCharType="separate"/>
          </w:r>
          <w:r w:rsidR="00FF059D" w:rsidRPr="00BA1702">
            <w:rPr>
              <w:rFonts w:ascii="Times New Roman" w:hAnsi="Times New Roman" w:cs="Times New Roman"/>
              <w:noProof/>
              <w:webHidden/>
              <w:rPrChange w:id="343" w:author="student" w:date="2011-04-30T12:08:00Z">
                <w:rPr>
                  <w:noProof/>
                  <w:webHidden/>
                </w:rPr>
              </w:rPrChange>
            </w:rPr>
            <w:t>28</w:t>
          </w:r>
          <w:r w:rsidRPr="00BA1702">
            <w:rPr>
              <w:rFonts w:ascii="Times New Roman" w:hAnsi="Times New Roman" w:cs="Times New Roman"/>
              <w:noProof/>
              <w:webHidden/>
              <w:rPrChange w:id="344" w:author="student" w:date="2011-04-30T12:08:00Z">
                <w:rPr>
                  <w:noProof/>
                  <w:webHidden/>
                </w:rPr>
              </w:rPrChange>
            </w:rPr>
            <w:fldChar w:fldCharType="end"/>
          </w:r>
          <w:r w:rsidRPr="00BA1702">
            <w:rPr>
              <w:rFonts w:ascii="Times New Roman" w:hAnsi="Times New Roman" w:cs="Times New Roman"/>
              <w:rPrChange w:id="345" w:author="student" w:date="2011-04-30T12:08:00Z">
                <w:rPr/>
              </w:rPrChange>
            </w:rPr>
            <w:fldChar w:fldCharType="end"/>
          </w:r>
        </w:p>
        <w:p w:rsidR="00FF059D" w:rsidRPr="00BA1702" w:rsidRDefault="00467A11">
          <w:pPr>
            <w:pStyle w:val="TOC2"/>
            <w:tabs>
              <w:tab w:val="right" w:leader="dot" w:pos="9350"/>
            </w:tabs>
            <w:rPr>
              <w:rFonts w:ascii="Times New Roman" w:eastAsiaTheme="minorEastAsia" w:hAnsi="Times New Roman" w:cs="Times New Roman"/>
              <w:noProof/>
              <w:rPrChange w:id="346" w:author="student" w:date="2011-04-30T12:08:00Z">
                <w:rPr>
                  <w:rFonts w:eastAsiaTheme="minorEastAsia"/>
                  <w:noProof/>
                </w:rPr>
              </w:rPrChange>
            </w:rPr>
          </w:pPr>
          <w:r w:rsidRPr="00BA1702">
            <w:rPr>
              <w:rFonts w:ascii="Times New Roman" w:hAnsi="Times New Roman" w:cs="Times New Roman"/>
              <w:rPrChange w:id="347" w:author="student" w:date="2011-04-30T12:08:00Z">
                <w:rPr/>
              </w:rPrChange>
            </w:rPr>
            <w:fldChar w:fldCharType="begin"/>
          </w:r>
          <w:r w:rsidRPr="00BA1702">
            <w:rPr>
              <w:rFonts w:ascii="Times New Roman" w:hAnsi="Times New Roman" w:cs="Times New Roman"/>
              <w:rPrChange w:id="348" w:author="student" w:date="2011-04-30T12:08:00Z">
                <w:rPr/>
              </w:rPrChange>
            </w:rPr>
            <w:instrText>HYPERLINK \l "_Toc291793230"</w:instrText>
          </w:r>
          <w:r w:rsidRPr="00BA1702">
            <w:rPr>
              <w:rFonts w:ascii="Times New Roman" w:hAnsi="Times New Roman" w:cs="Times New Roman"/>
              <w:rPrChange w:id="349" w:author="student" w:date="2011-04-30T12:08:00Z">
                <w:rPr/>
              </w:rPrChange>
            </w:rPr>
            <w:fldChar w:fldCharType="separate"/>
          </w:r>
          <w:r w:rsidR="00FF059D" w:rsidRPr="00BA1702">
            <w:rPr>
              <w:rStyle w:val="Hyperlink"/>
              <w:rFonts w:ascii="Times New Roman" w:hAnsi="Times New Roman" w:cs="Times New Roman"/>
              <w:noProof/>
              <w:rPrChange w:id="350" w:author="student" w:date="2011-04-30T12:08:00Z">
                <w:rPr>
                  <w:rStyle w:val="Hyperlink"/>
                  <w:noProof/>
                </w:rPr>
              </w:rPrChange>
            </w:rPr>
            <w:t>K. Project Definition and Decomposition</w:t>
          </w:r>
          <w:r w:rsidR="00FF059D" w:rsidRPr="00BA1702">
            <w:rPr>
              <w:rFonts w:ascii="Times New Roman" w:hAnsi="Times New Roman" w:cs="Times New Roman"/>
              <w:noProof/>
              <w:webHidden/>
              <w:rPrChange w:id="351" w:author="student" w:date="2011-04-30T12:08:00Z">
                <w:rPr>
                  <w:noProof/>
                  <w:webHidden/>
                </w:rPr>
              </w:rPrChange>
            </w:rPr>
            <w:tab/>
          </w:r>
          <w:r w:rsidRPr="00BA1702">
            <w:rPr>
              <w:rFonts w:ascii="Times New Roman" w:hAnsi="Times New Roman" w:cs="Times New Roman"/>
              <w:noProof/>
              <w:webHidden/>
              <w:rPrChange w:id="352" w:author="student" w:date="2011-04-30T12:08:00Z">
                <w:rPr>
                  <w:noProof/>
                  <w:webHidden/>
                </w:rPr>
              </w:rPrChange>
            </w:rPr>
            <w:fldChar w:fldCharType="begin"/>
          </w:r>
          <w:r w:rsidR="00FF059D" w:rsidRPr="00BA1702">
            <w:rPr>
              <w:rFonts w:ascii="Times New Roman" w:hAnsi="Times New Roman" w:cs="Times New Roman"/>
              <w:noProof/>
              <w:webHidden/>
              <w:rPrChange w:id="353" w:author="student" w:date="2011-04-30T12:08:00Z">
                <w:rPr>
                  <w:noProof/>
                  <w:webHidden/>
                </w:rPr>
              </w:rPrChange>
            </w:rPr>
            <w:instrText xml:space="preserve"> PAGEREF _Toc291793230 \h </w:instrText>
          </w:r>
          <w:r w:rsidRPr="00BA1702">
            <w:rPr>
              <w:rFonts w:ascii="Times New Roman" w:hAnsi="Times New Roman" w:cs="Times New Roman"/>
              <w:noProof/>
              <w:webHidden/>
              <w:rPrChange w:id="354" w:author="student" w:date="2011-04-30T12:08:00Z">
                <w:rPr>
                  <w:noProof/>
                  <w:webHidden/>
                </w:rPr>
              </w:rPrChange>
            </w:rPr>
          </w:r>
          <w:r w:rsidRPr="00BA1702">
            <w:rPr>
              <w:rFonts w:ascii="Times New Roman" w:hAnsi="Times New Roman" w:cs="Times New Roman"/>
              <w:noProof/>
              <w:webHidden/>
              <w:rPrChange w:id="355" w:author="student" w:date="2011-04-30T12:08:00Z">
                <w:rPr>
                  <w:noProof/>
                  <w:webHidden/>
                </w:rPr>
              </w:rPrChange>
            </w:rPr>
            <w:fldChar w:fldCharType="separate"/>
          </w:r>
          <w:r w:rsidR="00FF059D" w:rsidRPr="00BA1702">
            <w:rPr>
              <w:rFonts w:ascii="Times New Roman" w:hAnsi="Times New Roman" w:cs="Times New Roman"/>
              <w:noProof/>
              <w:webHidden/>
              <w:rPrChange w:id="356" w:author="student" w:date="2011-04-30T12:08:00Z">
                <w:rPr>
                  <w:noProof/>
                  <w:webHidden/>
                </w:rPr>
              </w:rPrChange>
            </w:rPr>
            <w:t>32</w:t>
          </w:r>
          <w:r w:rsidRPr="00BA1702">
            <w:rPr>
              <w:rFonts w:ascii="Times New Roman" w:hAnsi="Times New Roman" w:cs="Times New Roman"/>
              <w:noProof/>
              <w:webHidden/>
              <w:rPrChange w:id="357" w:author="student" w:date="2011-04-30T12:08:00Z">
                <w:rPr>
                  <w:noProof/>
                  <w:webHidden/>
                </w:rPr>
              </w:rPrChange>
            </w:rPr>
            <w:fldChar w:fldCharType="end"/>
          </w:r>
          <w:r w:rsidRPr="00BA1702">
            <w:rPr>
              <w:rFonts w:ascii="Times New Roman" w:hAnsi="Times New Roman" w:cs="Times New Roman"/>
              <w:rPrChange w:id="358" w:author="student" w:date="2011-04-30T12:08:00Z">
                <w:rPr/>
              </w:rPrChange>
            </w:rPr>
            <w:fldChar w:fldCharType="end"/>
          </w:r>
        </w:p>
        <w:p w:rsidR="00FF059D" w:rsidRPr="00BA1702" w:rsidRDefault="00467A11">
          <w:pPr>
            <w:pStyle w:val="TOC2"/>
            <w:tabs>
              <w:tab w:val="right" w:leader="dot" w:pos="9350"/>
            </w:tabs>
            <w:rPr>
              <w:rFonts w:ascii="Times New Roman" w:eastAsiaTheme="minorEastAsia" w:hAnsi="Times New Roman" w:cs="Times New Roman"/>
              <w:noProof/>
              <w:rPrChange w:id="359" w:author="student" w:date="2011-04-30T12:08:00Z">
                <w:rPr>
                  <w:rFonts w:eastAsiaTheme="minorEastAsia"/>
                  <w:noProof/>
                </w:rPr>
              </w:rPrChange>
            </w:rPr>
          </w:pPr>
          <w:r w:rsidRPr="00BA1702">
            <w:rPr>
              <w:rFonts w:ascii="Times New Roman" w:hAnsi="Times New Roman" w:cs="Times New Roman"/>
              <w:rPrChange w:id="360" w:author="student" w:date="2011-04-30T12:08:00Z">
                <w:rPr/>
              </w:rPrChange>
            </w:rPr>
            <w:fldChar w:fldCharType="begin"/>
          </w:r>
          <w:r w:rsidRPr="00BA1702">
            <w:rPr>
              <w:rFonts w:ascii="Times New Roman" w:hAnsi="Times New Roman" w:cs="Times New Roman"/>
              <w:rPrChange w:id="361" w:author="student" w:date="2011-04-30T12:08:00Z">
                <w:rPr/>
              </w:rPrChange>
            </w:rPr>
            <w:instrText>HYPERLINK \l "_Toc291793231"</w:instrText>
          </w:r>
          <w:r w:rsidRPr="00BA1702">
            <w:rPr>
              <w:rFonts w:ascii="Times New Roman" w:hAnsi="Times New Roman" w:cs="Times New Roman"/>
              <w:rPrChange w:id="362" w:author="student" w:date="2011-04-30T12:08:00Z">
                <w:rPr/>
              </w:rPrChange>
            </w:rPr>
            <w:fldChar w:fldCharType="separate"/>
          </w:r>
          <w:r w:rsidR="00FF059D" w:rsidRPr="00BA1702">
            <w:rPr>
              <w:rStyle w:val="Hyperlink"/>
              <w:rFonts w:ascii="Times New Roman" w:hAnsi="Times New Roman" w:cs="Times New Roman"/>
              <w:noProof/>
              <w:rPrChange w:id="363" w:author="student" w:date="2011-04-30T12:08:00Z">
                <w:rPr>
                  <w:rStyle w:val="Hyperlink"/>
                  <w:noProof/>
                </w:rPr>
              </w:rPrChange>
            </w:rPr>
            <w:t>L. Meeting Notes</w:t>
          </w:r>
          <w:r w:rsidR="00FF059D" w:rsidRPr="00BA1702">
            <w:rPr>
              <w:rFonts w:ascii="Times New Roman" w:hAnsi="Times New Roman" w:cs="Times New Roman"/>
              <w:noProof/>
              <w:webHidden/>
              <w:rPrChange w:id="364" w:author="student" w:date="2011-04-30T12:08:00Z">
                <w:rPr>
                  <w:noProof/>
                  <w:webHidden/>
                </w:rPr>
              </w:rPrChange>
            </w:rPr>
            <w:tab/>
          </w:r>
          <w:r w:rsidRPr="00BA1702">
            <w:rPr>
              <w:rFonts w:ascii="Times New Roman" w:hAnsi="Times New Roman" w:cs="Times New Roman"/>
              <w:noProof/>
              <w:webHidden/>
              <w:rPrChange w:id="365" w:author="student" w:date="2011-04-30T12:08:00Z">
                <w:rPr>
                  <w:noProof/>
                  <w:webHidden/>
                </w:rPr>
              </w:rPrChange>
            </w:rPr>
            <w:fldChar w:fldCharType="begin"/>
          </w:r>
          <w:r w:rsidR="00FF059D" w:rsidRPr="00BA1702">
            <w:rPr>
              <w:rFonts w:ascii="Times New Roman" w:hAnsi="Times New Roman" w:cs="Times New Roman"/>
              <w:noProof/>
              <w:webHidden/>
              <w:rPrChange w:id="366" w:author="student" w:date="2011-04-30T12:08:00Z">
                <w:rPr>
                  <w:noProof/>
                  <w:webHidden/>
                </w:rPr>
              </w:rPrChange>
            </w:rPr>
            <w:instrText xml:space="preserve"> PAGEREF _Toc291793231 \h </w:instrText>
          </w:r>
          <w:r w:rsidRPr="00BA1702">
            <w:rPr>
              <w:rFonts w:ascii="Times New Roman" w:hAnsi="Times New Roman" w:cs="Times New Roman"/>
              <w:noProof/>
              <w:webHidden/>
              <w:rPrChange w:id="367" w:author="student" w:date="2011-04-30T12:08:00Z">
                <w:rPr>
                  <w:noProof/>
                  <w:webHidden/>
                </w:rPr>
              </w:rPrChange>
            </w:rPr>
          </w:r>
          <w:r w:rsidRPr="00BA1702">
            <w:rPr>
              <w:rFonts w:ascii="Times New Roman" w:hAnsi="Times New Roman" w:cs="Times New Roman"/>
              <w:noProof/>
              <w:webHidden/>
              <w:rPrChange w:id="368" w:author="student" w:date="2011-04-30T12:08:00Z">
                <w:rPr>
                  <w:noProof/>
                  <w:webHidden/>
                </w:rPr>
              </w:rPrChange>
            </w:rPr>
            <w:fldChar w:fldCharType="separate"/>
          </w:r>
          <w:r w:rsidR="00FF059D" w:rsidRPr="00BA1702">
            <w:rPr>
              <w:rFonts w:ascii="Times New Roman" w:hAnsi="Times New Roman" w:cs="Times New Roman"/>
              <w:noProof/>
              <w:webHidden/>
              <w:rPrChange w:id="369" w:author="student" w:date="2011-04-30T12:08:00Z">
                <w:rPr>
                  <w:noProof/>
                  <w:webHidden/>
                </w:rPr>
              </w:rPrChange>
            </w:rPr>
            <w:t>34</w:t>
          </w:r>
          <w:r w:rsidRPr="00BA1702">
            <w:rPr>
              <w:rFonts w:ascii="Times New Roman" w:hAnsi="Times New Roman" w:cs="Times New Roman"/>
              <w:noProof/>
              <w:webHidden/>
              <w:rPrChange w:id="370" w:author="student" w:date="2011-04-30T12:08:00Z">
                <w:rPr>
                  <w:noProof/>
                  <w:webHidden/>
                </w:rPr>
              </w:rPrChange>
            </w:rPr>
            <w:fldChar w:fldCharType="end"/>
          </w:r>
          <w:r w:rsidRPr="00BA1702">
            <w:rPr>
              <w:rFonts w:ascii="Times New Roman" w:hAnsi="Times New Roman" w:cs="Times New Roman"/>
              <w:rPrChange w:id="371" w:author="student" w:date="2011-04-30T12:08:00Z">
                <w:rPr/>
              </w:rPrChange>
            </w:rPr>
            <w:fldChar w:fldCharType="end"/>
          </w:r>
        </w:p>
        <w:p w:rsidR="00EA683C" w:rsidRDefault="00467A11" w:rsidP="00E07744">
          <w:pPr>
            <w:spacing w:after="0"/>
          </w:pPr>
          <w:r w:rsidRPr="00BA1702">
            <w:rPr>
              <w:rFonts w:ascii="Times New Roman" w:hAnsi="Times New Roman" w:cs="Times New Roman"/>
              <w:b/>
              <w:bCs/>
              <w:noProof/>
              <w:rPrChange w:id="372" w:author="student" w:date="2011-04-30T12:08:00Z">
                <w:rPr>
                  <w:b/>
                  <w:bCs/>
                  <w:noProof/>
                </w:rPr>
              </w:rPrChange>
            </w:rPr>
            <w:fldChar w:fldCharType="end"/>
          </w:r>
        </w:p>
      </w:sdtContent>
    </w:sdt>
    <w:p w:rsidR="00EA683C" w:rsidRDefault="00EA683C" w:rsidP="00E07744">
      <w:pPr>
        <w:pStyle w:val="Heading1"/>
        <w:spacing w:before="0"/>
        <w:rPr>
          <w:rFonts w:ascii="Times New Roman" w:hAnsi="Times New Roman" w:cs="Times New Roman"/>
          <w:b w:val="0"/>
          <w:sz w:val="24"/>
          <w:szCs w:val="24"/>
        </w:rPr>
      </w:pPr>
    </w:p>
    <w:p w:rsidR="00E07744" w:rsidRDefault="00E07744" w:rsidP="00E07744">
      <w:pPr>
        <w:pStyle w:val="Heading1"/>
        <w:spacing w:before="0"/>
        <w:rPr>
          <w:rFonts w:ascii="Times New Roman" w:hAnsi="Times New Roman" w:cs="Times New Roman"/>
          <w:b w:val="0"/>
          <w:sz w:val="24"/>
          <w:szCs w:val="24"/>
        </w:rPr>
      </w:pPr>
    </w:p>
    <w:p w:rsidR="00E07744" w:rsidRDefault="00E07744" w:rsidP="00E07744">
      <w:pPr>
        <w:pStyle w:val="Heading1"/>
        <w:spacing w:before="0"/>
        <w:rPr>
          <w:rFonts w:ascii="Times New Roman" w:hAnsi="Times New Roman" w:cs="Times New Roman"/>
          <w:b w:val="0"/>
          <w:sz w:val="24"/>
          <w:szCs w:val="24"/>
        </w:rPr>
      </w:pPr>
    </w:p>
    <w:p w:rsidR="00E07744" w:rsidRDefault="00E07744" w:rsidP="00E07744">
      <w:pPr>
        <w:pStyle w:val="Heading1"/>
        <w:spacing w:before="0"/>
        <w:rPr>
          <w:rFonts w:ascii="Times New Roman" w:hAnsi="Times New Roman" w:cs="Times New Roman"/>
          <w:b w:val="0"/>
          <w:sz w:val="24"/>
          <w:szCs w:val="24"/>
        </w:rPr>
      </w:pPr>
    </w:p>
    <w:p w:rsidR="00E07744" w:rsidRDefault="00E07744" w:rsidP="00E07744">
      <w:pPr>
        <w:pStyle w:val="Heading1"/>
        <w:spacing w:before="0"/>
        <w:rPr>
          <w:rFonts w:ascii="Times New Roman" w:hAnsi="Times New Roman" w:cs="Times New Roman"/>
          <w:b w:val="0"/>
          <w:sz w:val="24"/>
          <w:szCs w:val="24"/>
        </w:rPr>
      </w:pPr>
    </w:p>
    <w:p w:rsidR="00E07744" w:rsidRDefault="00E07744" w:rsidP="00E07744">
      <w:pPr>
        <w:pStyle w:val="Heading1"/>
        <w:spacing w:before="0"/>
        <w:rPr>
          <w:rFonts w:ascii="Times New Roman" w:hAnsi="Times New Roman" w:cs="Times New Roman"/>
          <w:b w:val="0"/>
          <w:sz w:val="24"/>
          <w:szCs w:val="24"/>
        </w:rPr>
      </w:pPr>
    </w:p>
    <w:p w:rsidR="00E07744" w:rsidRDefault="00E07744" w:rsidP="00E07744"/>
    <w:p w:rsidR="0007223B" w:rsidRPr="00E07744" w:rsidRDefault="0007223B" w:rsidP="00E07744">
      <w:pPr>
        <w:pStyle w:val="Heading1"/>
        <w:spacing w:before="0"/>
        <w:rPr>
          <w:rFonts w:ascii="Times New Roman" w:hAnsi="Times New Roman" w:cs="Times New Roman"/>
          <w:color w:val="auto"/>
          <w:sz w:val="24"/>
          <w:szCs w:val="24"/>
        </w:rPr>
      </w:pPr>
      <w:bookmarkStart w:id="373" w:name="_Toc291793206"/>
      <w:r w:rsidRPr="00E07744">
        <w:rPr>
          <w:rFonts w:ascii="Times New Roman" w:hAnsi="Times New Roman" w:cs="Times New Roman"/>
          <w:color w:val="auto"/>
          <w:sz w:val="24"/>
          <w:szCs w:val="24"/>
        </w:rPr>
        <w:lastRenderedPageBreak/>
        <w:t>Introduction</w:t>
      </w:r>
      <w:r w:rsidR="00E07744" w:rsidRPr="00E07744">
        <w:rPr>
          <w:rFonts w:ascii="Times New Roman" w:hAnsi="Times New Roman" w:cs="Times New Roman"/>
          <w:color w:val="auto"/>
          <w:sz w:val="24"/>
          <w:szCs w:val="24"/>
        </w:rPr>
        <w:t>:</w:t>
      </w:r>
      <w:bookmarkEnd w:id="373"/>
    </w:p>
    <w:p w:rsidR="0007223B" w:rsidRPr="00932DF7" w:rsidRDefault="0007223B" w:rsidP="000D53FB">
      <w:pPr>
        <w:spacing w:after="0"/>
        <w:rPr>
          <w:rFonts w:ascii="Times New Roman" w:hAnsi="Times New Roman" w:cs="Times New Roman"/>
        </w:rPr>
      </w:pPr>
    </w:p>
    <w:p w:rsidR="0007223B" w:rsidRPr="00932DF7" w:rsidRDefault="0007223B" w:rsidP="00EA683C">
      <w:pPr>
        <w:rPr>
          <w:rFonts w:ascii="Times New Roman" w:hAnsi="Times New Roman" w:cs="Times New Roman"/>
        </w:rPr>
      </w:pPr>
      <w:r w:rsidRPr="00932DF7">
        <w:rPr>
          <w:rFonts w:ascii="Times New Roman" w:hAnsi="Times New Roman" w:cs="Times New Roman"/>
        </w:rPr>
        <w:t>Choosing public domain music scores that are appropriate for instruction and performance can be challenging.</w:t>
      </w:r>
      <w:del w:id="374" w:author="student" w:date="2011-04-30T12:13:00Z">
        <w:r w:rsidRPr="00932DF7" w:rsidDel="00BA1702">
          <w:rPr>
            <w:rFonts w:ascii="Times New Roman" w:hAnsi="Times New Roman" w:cs="Times New Roman"/>
          </w:rPr>
          <w:delText xml:space="preserve"> </w:delText>
        </w:r>
      </w:del>
      <w:del w:id="375" w:author="student" w:date="2011-04-30T12:11:00Z">
        <w:r w:rsidRPr="00932DF7" w:rsidDel="00BA1702">
          <w:rPr>
            <w:rFonts w:ascii="Times New Roman" w:hAnsi="Times New Roman" w:cs="Times New Roman"/>
          </w:rPr>
          <w:delText>Q</w:delText>
        </w:r>
      </w:del>
      <w:del w:id="376" w:author="student" w:date="2011-04-30T12:13:00Z">
        <w:r w:rsidRPr="00932DF7" w:rsidDel="00BA1702">
          <w:rPr>
            <w:rFonts w:ascii="Times New Roman" w:hAnsi="Times New Roman" w:cs="Times New Roman"/>
          </w:rPr>
          <w:delText xml:space="preserve">uality of score, related genres, </w:delText>
        </w:r>
        <w:r w:rsidR="00634086" w:rsidRPr="00932DF7" w:rsidDel="00BA1702">
          <w:rPr>
            <w:rFonts w:ascii="Times New Roman" w:hAnsi="Times New Roman" w:cs="Times New Roman"/>
          </w:rPr>
          <w:delText>compositions by composers are just a few issues that can arise</w:delText>
        </w:r>
      </w:del>
      <w:r w:rsidR="00634086" w:rsidRPr="00932DF7">
        <w:rPr>
          <w:rFonts w:ascii="Times New Roman" w:hAnsi="Times New Roman" w:cs="Times New Roman"/>
        </w:rPr>
        <w:t xml:space="preserve">. </w:t>
      </w:r>
      <w:ins w:id="377" w:author="student" w:date="2011-04-30T12:13:00Z">
        <w:r w:rsidR="00BA1702">
          <w:rPr>
            <w:rFonts w:ascii="Times New Roman" w:hAnsi="Times New Roman" w:cs="Times New Roman"/>
          </w:rPr>
          <w:t xml:space="preserve">For example, users may want </w:t>
        </w:r>
        <w:proofErr w:type="gramStart"/>
        <w:r w:rsidR="00BA1702">
          <w:rPr>
            <w:rFonts w:ascii="Times New Roman" w:hAnsi="Times New Roman" w:cs="Times New Roman"/>
          </w:rPr>
          <w:t>a</w:t>
        </w:r>
        <w:proofErr w:type="gramEnd"/>
        <w:r w:rsidR="00BA1702">
          <w:rPr>
            <w:rFonts w:ascii="Times New Roman" w:hAnsi="Times New Roman" w:cs="Times New Roman"/>
          </w:rPr>
          <w:t xml:space="preserve"> a high quality score in a certain genre or by a specific composer, but</w:t>
        </w:r>
      </w:ins>
      <w:ins w:id="378" w:author="student" w:date="2011-04-30T12:14:00Z">
        <w:r w:rsidR="00BA1702">
          <w:rPr>
            <w:rFonts w:ascii="Times New Roman" w:hAnsi="Times New Roman" w:cs="Times New Roman"/>
          </w:rPr>
          <w:t xml:space="preserve"> it is</w:t>
        </w:r>
      </w:ins>
      <w:ins w:id="379" w:author="student" w:date="2011-04-30T12:15:00Z">
        <w:r w:rsidR="00BA1702">
          <w:rPr>
            <w:rFonts w:ascii="Times New Roman" w:hAnsi="Times New Roman" w:cs="Times New Roman"/>
          </w:rPr>
          <w:t xml:space="preserve"> often difficult</w:t>
        </w:r>
      </w:ins>
      <w:ins w:id="380" w:author="student" w:date="2011-04-30T12:14:00Z">
        <w:r w:rsidR="00BA1702">
          <w:rPr>
            <w:rFonts w:ascii="Times New Roman" w:hAnsi="Times New Roman" w:cs="Times New Roman"/>
          </w:rPr>
          <w:t xml:space="preserve"> </w:t>
        </w:r>
      </w:ins>
      <w:ins w:id="381" w:author="student" w:date="2011-04-30T12:15:00Z">
        <w:r w:rsidR="00BA1702">
          <w:rPr>
            <w:rFonts w:ascii="Times New Roman" w:hAnsi="Times New Roman" w:cs="Times New Roman"/>
          </w:rPr>
          <w:t>to find</w:t>
        </w:r>
      </w:ins>
      <w:ins w:id="382" w:author="student" w:date="2011-04-30T12:16:00Z">
        <w:r w:rsidR="00D1613A">
          <w:rPr>
            <w:rFonts w:ascii="Times New Roman" w:hAnsi="Times New Roman" w:cs="Times New Roman"/>
          </w:rPr>
          <w:t xml:space="preserve"> </w:t>
        </w:r>
      </w:ins>
      <w:ins w:id="383" w:author="student" w:date="2011-04-30T12:18:00Z">
        <w:r w:rsidR="00D1613A">
          <w:rPr>
            <w:rFonts w:ascii="Times New Roman" w:hAnsi="Times New Roman" w:cs="Times New Roman"/>
          </w:rPr>
          <w:t>these scores</w:t>
        </w:r>
      </w:ins>
      <w:ins w:id="384" w:author="student" w:date="2011-04-30T12:13:00Z">
        <w:r w:rsidR="00BA1702">
          <w:rPr>
            <w:rFonts w:ascii="Times New Roman" w:hAnsi="Times New Roman" w:cs="Times New Roman"/>
          </w:rPr>
          <w:t xml:space="preserve"> </w:t>
        </w:r>
      </w:ins>
      <w:ins w:id="385" w:author="student" w:date="2011-04-30T12:19:00Z">
        <w:r w:rsidR="00D1613A">
          <w:rPr>
            <w:rFonts w:ascii="Times New Roman" w:hAnsi="Times New Roman" w:cs="Times New Roman"/>
          </w:rPr>
          <w:t>in</w:t>
        </w:r>
      </w:ins>
      <w:ins w:id="386" w:author="student" w:date="2011-04-30T12:13:00Z">
        <w:r w:rsidR="00BA1702">
          <w:rPr>
            <w:rFonts w:ascii="Times New Roman" w:hAnsi="Times New Roman" w:cs="Times New Roman"/>
          </w:rPr>
          <w:t xml:space="preserve"> the existing systems</w:t>
        </w:r>
      </w:ins>
      <w:ins w:id="387" w:author="student" w:date="2011-04-30T12:17:00Z">
        <w:r w:rsidR="00D1613A">
          <w:rPr>
            <w:rFonts w:ascii="Times New Roman" w:hAnsi="Times New Roman" w:cs="Times New Roman"/>
          </w:rPr>
          <w:t xml:space="preserve">.  </w:t>
        </w:r>
      </w:ins>
      <w:r w:rsidR="00634086" w:rsidRPr="00932DF7">
        <w:rPr>
          <w:rFonts w:ascii="Times New Roman" w:hAnsi="Times New Roman" w:cs="Times New Roman"/>
        </w:rPr>
        <w:t>Therefore, o</w:t>
      </w:r>
      <w:r w:rsidRPr="00932DF7">
        <w:rPr>
          <w:rFonts w:ascii="Times New Roman" w:hAnsi="Times New Roman" w:cs="Times New Roman"/>
        </w:rPr>
        <w:t xml:space="preserve">ur group chose to focus on developing a system dealing with library informatics. Our group wanted to use a similarity heuristic combined with crowd sourcing to </w:t>
      </w:r>
      <w:r w:rsidR="00786B6D" w:rsidRPr="00932DF7">
        <w:rPr>
          <w:rFonts w:ascii="Times New Roman" w:hAnsi="Times New Roman" w:cs="Times New Roman"/>
        </w:rPr>
        <w:t>associate</w:t>
      </w:r>
      <w:r w:rsidRPr="00932DF7">
        <w:rPr>
          <w:rFonts w:ascii="Times New Roman" w:hAnsi="Times New Roman" w:cs="Times New Roman"/>
        </w:rPr>
        <w:t xml:space="preserve"> webpages on two separate site</w:t>
      </w:r>
      <w:r w:rsidR="00634086" w:rsidRPr="00932DF7">
        <w:rPr>
          <w:rFonts w:ascii="Times New Roman" w:hAnsi="Times New Roman" w:cs="Times New Roman"/>
        </w:rPr>
        <w:t>s. Through the development of a “Social Machine” and a “See Also” box, musicians are able to find similar pages on different sites based on multiple parameters.  It adds value to the user</w:t>
      </w:r>
      <w:ins w:id="388" w:author="student" w:date="2011-04-30T12:19:00Z">
        <w:r w:rsidR="00D1613A">
          <w:rPr>
            <w:rFonts w:ascii="Times New Roman" w:hAnsi="Times New Roman" w:cs="Times New Roman"/>
          </w:rPr>
          <w:t xml:space="preserve"> </w:t>
        </w:r>
      </w:ins>
      <w:ins w:id="389" w:author="student" w:date="2011-04-30T12:21:00Z">
        <w:r w:rsidR="00D1613A">
          <w:rPr>
            <w:rFonts w:ascii="Times New Roman" w:hAnsi="Times New Roman" w:cs="Times New Roman"/>
          </w:rPr>
          <w:t>by</w:t>
        </w:r>
      </w:ins>
      <w:r w:rsidR="00634086" w:rsidRPr="00932DF7">
        <w:rPr>
          <w:rFonts w:ascii="Times New Roman" w:hAnsi="Times New Roman" w:cs="Times New Roman"/>
        </w:rPr>
        <w:t xml:space="preserve"> allowing them to easily find the same music </w:t>
      </w:r>
      <w:r w:rsidR="00786B6D" w:rsidRPr="00932DF7">
        <w:rPr>
          <w:rFonts w:ascii="Times New Roman" w:hAnsi="Times New Roman" w:cs="Times New Roman"/>
        </w:rPr>
        <w:t xml:space="preserve">on different sites and </w:t>
      </w:r>
      <w:ins w:id="390" w:author="student" w:date="2011-04-30T12:21:00Z">
        <w:r w:rsidR="00D1613A">
          <w:rPr>
            <w:rFonts w:ascii="Times New Roman" w:hAnsi="Times New Roman" w:cs="Times New Roman"/>
          </w:rPr>
          <w:t xml:space="preserve">it also </w:t>
        </w:r>
      </w:ins>
      <w:del w:id="391" w:author="student" w:date="2011-04-30T12:22:00Z">
        <w:r w:rsidR="00786B6D" w:rsidRPr="00932DF7" w:rsidDel="00D1613A">
          <w:rPr>
            <w:rFonts w:ascii="Times New Roman" w:hAnsi="Times New Roman" w:cs="Times New Roman"/>
          </w:rPr>
          <w:delText>creates better value on</w:delText>
        </w:r>
      </w:del>
      <w:ins w:id="392" w:author="student" w:date="2011-04-30T12:22:00Z">
        <w:r w:rsidR="00D1613A">
          <w:rPr>
            <w:rFonts w:ascii="Times New Roman" w:hAnsi="Times New Roman" w:cs="Times New Roman"/>
          </w:rPr>
          <w:t>improves</w:t>
        </w:r>
      </w:ins>
      <w:r w:rsidR="00786B6D" w:rsidRPr="00932DF7">
        <w:rPr>
          <w:rFonts w:ascii="Times New Roman" w:hAnsi="Times New Roman" w:cs="Times New Roman"/>
        </w:rPr>
        <w:t xml:space="preserve"> </w:t>
      </w:r>
      <w:del w:id="393" w:author="student" w:date="2011-04-30T12:22:00Z">
        <w:r w:rsidR="00786B6D" w:rsidRPr="00932DF7" w:rsidDel="00D1613A">
          <w:rPr>
            <w:rFonts w:ascii="Times New Roman" w:hAnsi="Times New Roman" w:cs="Times New Roman"/>
          </w:rPr>
          <w:delText xml:space="preserve">either </w:delText>
        </w:r>
      </w:del>
      <w:ins w:id="394" w:author="student" w:date="2011-04-30T12:22:00Z">
        <w:r w:rsidR="00D1613A">
          <w:rPr>
            <w:rFonts w:ascii="Times New Roman" w:hAnsi="Times New Roman" w:cs="Times New Roman"/>
          </w:rPr>
          <w:t>both</w:t>
        </w:r>
        <w:r w:rsidR="00D1613A" w:rsidRPr="00932DF7">
          <w:rPr>
            <w:rFonts w:ascii="Times New Roman" w:hAnsi="Times New Roman" w:cs="Times New Roman"/>
          </w:rPr>
          <w:t xml:space="preserve"> </w:t>
        </w:r>
      </w:ins>
      <w:r w:rsidR="00786B6D" w:rsidRPr="00932DF7">
        <w:rPr>
          <w:rFonts w:ascii="Times New Roman" w:hAnsi="Times New Roman" w:cs="Times New Roman"/>
        </w:rPr>
        <w:t>site</w:t>
      </w:r>
      <w:ins w:id="395" w:author="student" w:date="2011-04-30T12:22:00Z">
        <w:r w:rsidR="00D1613A">
          <w:rPr>
            <w:rFonts w:ascii="Times New Roman" w:hAnsi="Times New Roman" w:cs="Times New Roman"/>
          </w:rPr>
          <w:t>s by</w:t>
        </w:r>
      </w:ins>
      <w:r w:rsidR="00786B6D" w:rsidRPr="00932DF7">
        <w:rPr>
          <w:rFonts w:ascii="Times New Roman" w:hAnsi="Times New Roman" w:cs="Times New Roman"/>
        </w:rPr>
        <w:t xml:space="preserve"> creating </w:t>
      </w:r>
      <w:r w:rsidR="00932DF7" w:rsidRPr="00932DF7">
        <w:rPr>
          <w:rFonts w:ascii="Times New Roman" w:hAnsi="Times New Roman" w:cs="Times New Roman"/>
        </w:rPr>
        <w:t>greater</w:t>
      </w:r>
      <w:r w:rsidR="00786B6D" w:rsidRPr="00932DF7">
        <w:rPr>
          <w:rFonts w:ascii="Times New Roman" w:hAnsi="Times New Roman" w:cs="Times New Roman"/>
        </w:rPr>
        <w:t xml:space="preserve"> resource acquisition.</w:t>
      </w:r>
    </w:p>
    <w:p w:rsidR="00932DF7" w:rsidRPr="00E07744" w:rsidRDefault="00F01632" w:rsidP="00E07744">
      <w:pPr>
        <w:pStyle w:val="Heading1"/>
        <w:spacing w:before="0"/>
        <w:rPr>
          <w:rFonts w:ascii="Times New Roman" w:hAnsi="Times New Roman" w:cs="Times New Roman"/>
          <w:color w:val="auto"/>
          <w:sz w:val="24"/>
          <w:szCs w:val="24"/>
        </w:rPr>
      </w:pPr>
      <w:bookmarkStart w:id="396" w:name="_Toc291793207"/>
      <w:r w:rsidRPr="00E07744">
        <w:rPr>
          <w:rFonts w:ascii="Times New Roman" w:hAnsi="Times New Roman" w:cs="Times New Roman"/>
          <w:color w:val="auto"/>
          <w:sz w:val="24"/>
          <w:szCs w:val="24"/>
        </w:rPr>
        <w:t>1. Use Case Development</w:t>
      </w:r>
      <w:r w:rsidR="00C84555">
        <w:rPr>
          <w:rFonts w:ascii="Times New Roman" w:hAnsi="Times New Roman" w:cs="Times New Roman"/>
          <w:color w:val="auto"/>
          <w:sz w:val="24"/>
          <w:szCs w:val="24"/>
        </w:rPr>
        <w:t>:</w:t>
      </w:r>
      <w:bookmarkEnd w:id="396"/>
    </w:p>
    <w:p w:rsidR="00E07744" w:rsidRPr="00E07744" w:rsidRDefault="00E07744" w:rsidP="00E07744">
      <w:pPr>
        <w:spacing w:after="0"/>
      </w:pPr>
    </w:p>
    <w:p w:rsidR="00EA683C" w:rsidRPr="00E07744" w:rsidRDefault="00A702FB" w:rsidP="00E07744">
      <w:pPr>
        <w:pStyle w:val="Heading2"/>
        <w:spacing w:before="0" w:beforeAutospacing="0" w:after="0" w:afterAutospacing="0"/>
        <w:rPr>
          <w:bCs w:val="0"/>
          <w:color w:val="000000"/>
          <w:sz w:val="24"/>
          <w:szCs w:val="24"/>
        </w:rPr>
      </w:pPr>
      <w:r w:rsidRPr="00E07744">
        <w:rPr>
          <w:bCs w:val="0"/>
          <w:color w:val="000000"/>
          <w:sz w:val="24"/>
          <w:szCs w:val="24"/>
        </w:rPr>
        <w:t xml:space="preserve"> </w:t>
      </w:r>
      <w:bookmarkStart w:id="397" w:name="_Toc291793208"/>
      <w:r w:rsidRPr="00E07744">
        <w:rPr>
          <w:bCs w:val="0"/>
          <w:color w:val="000000"/>
          <w:sz w:val="24"/>
          <w:szCs w:val="24"/>
        </w:rPr>
        <w:t>“See</w:t>
      </w:r>
      <w:r w:rsidR="00981ED6" w:rsidRPr="00E07744">
        <w:rPr>
          <w:bCs w:val="0"/>
          <w:color w:val="000000"/>
          <w:sz w:val="24"/>
          <w:szCs w:val="24"/>
        </w:rPr>
        <w:t xml:space="preserve"> Also” Box</w:t>
      </w:r>
      <w:r w:rsidR="00E07744">
        <w:rPr>
          <w:bCs w:val="0"/>
          <w:color w:val="000000"/>
          <w:sz w:val="24"/>
          <w:szCs w:val="24"/>
        </w:rPr>
        <w:t>:</w:t>
      </w:r>
      <w:bookmarkEnd w:id="397"/>
    </w:p>
    <w:p w:rsidR="00E07744" w:rsidRDefault="00E07744" w:rsidP="00E07744">
      <w:pPr>
        <w:pStyle w:val="Heading2"/>
        <w:spacing w:before="0" w:beforeAutospacing="0" w:after="0" w:afterAutospacing="0"/>
        <w:rPr>
          <w:color w:val="000000"/>
          <w:sz w:val="27"/>
          <w:szCs w:val="27"/>
        </w:rPr>
      </w:pPr>
    </w:p>
    <w:p w:rsidR="00932DF7" w:rsidRPr="00EA683C" w:rsidRDefault="00981ED6" w:rsidP="00EA683C">
      <w:pPr>
        <w:rPr>
          <w:rFonts w:ascii="Times New Roman" w:eastAsia="Times New Roman" w:hAnsi="Times New Roman" w:cs="Times New Roman"/>
          <w:color w:val="000000"/>
          <w:sz w:val="27"/>
          <w:szCs w:val="27"/>
        </w:rPr>
      </w:pPr>
      <w:r w:rsidRPr="00981ED6">
        <w:rPr>
          <w:rFonts w:ascii="Times New Roman" w:eastAsia="Times New Roman" w:hAnsi="Times New Roman" w:cs="Times New Roman"/>
          <w:b/>
          <w:bCs/>
          <w:color w:val="000000"/>
        </w:rPr>
        <w:t>What is it?  Why did we make our choice?</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rPr>
        <w:t xml:space="preserve">There are two main music score wikis that are available to the public: the </w:t>
      </w:r>
      <w:hyperlink r:id="rId7" w:history="1">
        <w:r w:rsidRPr="00981ED6">
          <w:rPr>
            <w:rFonts w:ascii="Times New Roman" w:eastAsia="Times New Roman" w:hAnsi="Times New Roman" w:cs="Times New Roman"/>
            <w:color w:val="000099"/>
            <w:u w:val="single"/>
          </w:rPr>
          <w:t>Petrucci Music Library</w:t>
        </w:r>
      </w:hyperlink>
      <w:r w:rsidRPr="00981ED6">
        <w:rPr>
          <w:rFonts w:ascii="Times New Roman" w:eastAsia="Times New Roman" w:hAnsi="Times New Roman" w:cs="Times New Roman"/>
          <w:color w:val="000000"/>
        </w:rPr>
        <w:t xml:space="preserve"> and the </w:t>
      </w:r>
      <w:hyperlink r:id="rId8" w:history="1">
        <w:r w:rsidRPr="00981ED6">
          <w:rPr>
            <w:rFonts w:ascii="Times New Roman" w:eastAsia="Times New Roman" w:hAnsi="Times New Roman" w:cs="Times New Roman"/>
            <w:color w:val="000099"/>
            <w:u w:val="single"/>
          </w:rPr>
          <w:t>Choral Public Domain Library</w:t>
        </w:r>
      </w:hyperlink>
      <w:r w:rsidRPr="00981ED6">
        <w:rPr>
          <w:rFonts w:ascii="Times New Roman" w:eastAsia="Times New Roman" w:hAnsi="Times New Roman" w:cs="Times New Roman"/>
          <w:color w:val="000000"/>
        </w:rPr>
        <w:t>.  Both of these libraries have thousands of pages for individual music scores and composers.  In many cases, the same pieces of music and the same composers can be found on both sites, but different information may be found on either site.  We thought it would be helpful if we could provide a way for users to know that there exists this other site that contains the same information, but may be in a different format or a different edition of the publication.  We decided that the best way to convey this information would be as a “See Also” box that would give suggestions to point the user towards pages or categories in the other wiki.  This may expose the reader to new music or provide another source of the sheet music that may be in a more convenient format.</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b/>
          <w:bCs/>
          <w:color w:val="000000"/>
        </w:rPr>
        <w:t>Use Case Name</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rPr>
        <w:t>Webpage Congruency Identifier Box</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b/>
          <w:bCs/>
          <w:color w:val="000000"/>
        </w:rPr>
        <w:t>Goal</w:t>
      </w:r>
      <w:r w:rsidRPr="00981ED6">
        <w:rPr>
          <w:rFonts w:ascii="Times New Roman" w:eastAsia="Times New Roman" w:hAnsi="Times New Roman" w:cs="Times New Roman"/>
          <w:color w:val="000000"/>
          <w:sz w:val="27"/>
          <w:szCs w:val="27"/>
        </w:rPr>
        <w:br/>
      </w:r>
      <w:proofErr w:type="gramStart"/>
      <w:r w:rsidRPr="00981ED6">
        <w:rPr>
          <w:rFonts w:ascii="Times New Roman" w:eastAsia="Times New Roman" w:hAnsi="Times New Roman" w:cs="Times New Roman"/>
          <w:color w:val="000000"/>
        </w:rPr>
        <w:t>The</w:t>
      </w:r>
      <w:proofErr w:type="gramEnd"/>
      <w:r w:rsidRPr="00981ED6">
        <w:rPr>
          <w:rFonts w:ascii="Times New Roman" w:eastAsia="Times New Roman" w:hAnsi="Times New Roman" w:cs="Times New Roman"/>
          <w:color w:val="000000"/>
        </w:rPr>
        <w:t xml:space="preserve"> users of the </w:t>
      </w:r>
      <w:hyperlink r:id="rId9" w:history="1">
        <w:r w:rsidRPr="00981ED6">
          <w:rPr>
            <w:rFonts w:ascii="Times New Roman" w:eastAsia="Times New Roman" w:hAnsi="Times New Roman" w:cs="Times New Roman"/>
            <w:color w:val="000099"/>
            <w:u w:val="single"/>
          </w:rPr>
          <w:t>Petrucci Music Library</w:t>
        </w:r>
      </w:hyperlink>
      <w:r w:rsidRPr="00981ED6">
        <w:rPr>
          <w:rFonts w:ascii="Times New Roman" w:eastAsia="Times New Roman" w:hAnsi="Times New Roman" w:cs="Times New Roman"/>
          <w:color w:val="000000"/>
        </w:rPr>
        <w:t xml:space="preserve"> and/or the </w:t>
      </w:r>
      <w:hyperlink r:id="rId10" w:history="1">
        <w:r w:rsidRPr="00981ED6">
          <w:rPr>
            <w:rFonts w:ascii="Times New Roman" w:eastAsia="Times New Roman" w:hAnsi="Times New Roman" w:cs="Times New Roman"/>
            <w:color w:val="000099"/>
            <w:u w:val="single"/>
          </w:rPr>
          <w:t>Choral Public Domain Library</w:t>
        </w:r>
      </w:hyperlink>
      <w:r w:rsidRPr="00981ED6">
        <w:rPr>
          <w:rFonts w:ascii="Times New Roman" w:eastAsia="Times New Roman" w:hAnsi="Times New Roman" w:cs="Times New Roman"/>
          <w:color w:val="000000"/>
        </w:rPr>
        <w:t xml:space="preserve"> will have a way to connect the information on both sites.  This will not make use of a third party site, but will embed</w:t>
      </w:r>
      <w:ins w:id="398" w:author="student" w:date="2011-04-30T12:24:00Z">
        <w:r w:rsidR="00D1613A">
          <w:rPr>
            <w:rFonts w:ascii="Times New Roman" w:eastAsia="Times New Roman" w:hAnsi="Times New Roman" w:cs="Times New Roman"/>
            <w:color w:val="000000"/>
          </w:rPr>
          <w:t xml:space="preserve"> the information</w:t>
        </w:r>
      </w:ins>
      <w:r w:rsidRPr="00981ED6">
        <w:rPr>
          <w:rFonts w:ascii="Times New Roman" w:eastAsia="Times New Roman" w:hAnsi="Times New Roman" w:cs="Times New Roman"/>
          <w:color w:val="000000"/>
        </w:rPr>
        <w:t xml:space="preserve"> onto the current sites to provide a direct link between the two services.</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b/>
          <w:bCs/>
          <w:color w:val="000000"/>
        </w:rPr>
        <w:t>Summary</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rPr>
        <w:t xml:space="preserve">The user would access the Petrucci Music Library and/or the Choral Public Domain Library to find music scores based on the search categories of composer, title, </w:t>
      </w:r>
      <w:ins w:id="399" w:author="student" w:date="2011-04-30T12:24:00Z">
        <w:r w:rsidR="00D1613A">
          <w:rPr>
            <w:rFonts w:ascii="Times New Roman" w:eastAsia="Times New Roman" w:hAnsi="Times New Roman" w:cs="Times New Roman"/>
            <w:color w:val="000000"/>
          </w:rPr>
          <w:t xml:space="preserve">or </w:t>
        </w:r>
      </w:ins>
      <w:r w:rsidRPr="00981ED6">
        <w:rPr>
          <w:rFonts w:ascii="Times New Roman" w:eastAsia="Times New Roman" w:hAnsi="Times New Roman" w:cs="Times New Roman"/>
          <w:color w:val="000000"/>
        </w:rPr>
        <w:t>date of publication</w:t>
      </w:r>
      <w:ins w:id="400" w:author="student" w:date="2011-04-30T12:24:00Z">
        <w:r w:rsidR="00D1613A">
          <w:rPr>
            <w:rFonts w:ascii="Times New Roman" w:eastAsia="Times New Roman" w:hAnsi="Times New Roman" w:cs="Times New Roman"/>
            <w:color w:val="000000"/>
          </w:rPr>
          <w:t>,</w:t>
        </w:r>
      </w:ins>
      <w:r w:rsidRPr="00981ED6">
        <w:rPr>
          <w:rFonts w:ascii="Times New Roman" w:eastAsia="Times New Roman" w:hAnsi="Times New Roman" w:cs="Times New Roman"/>
          <w:color w:val="000000"/>
        </w:rPr>
        <w:t xml:space="preserve"> among others. Lacking viable information on one site, the user would want to find another site to satisfy their needs. For instance, the Petrucci Music Library has hand written scores which are difficult to read. Therefore, moving to the Choral Public Domain Library one might find one that is typeset. The cross-</w:t>
      </w:r>
      <w:proofErr w:type="spellStart"/>
      <w:r w:rsidRPr="00981ED6">
        <w:rPr>
          <w:rFonts w:ascii="Times New Roman" w:eastAsia="Times New Roman" w:hAnsi="Times New Roman" w:cs="Times New Roman"/>
          <w:color w:val="000000"/>
        </w:rPr>
        <w:t>topix</w:t>
      </w:r>
      <w:proofErr w:type="spellEnd"/>
      <w:r w:rsidRPr="00981ED6">
        <w:rPr>
          <w:rFonts w:ascii="Times New Roman" w:eastAsia="Times New Roman" w:hAnsi="Times New Roman" w:cs="Times New Roman"/>
          <w:color w:val="000000"/>
        </w:rPr>
        <w:t xml:space="preserve"> infrastructure is embedded on both sites to allow users to access the other site’s similar listings. </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sz w:val="27"/>
          <w:szCs w:val="27"/>
        </w:rPr>
        <w:br/>
      </w:r>
    </w:p>
    <w:p w:rsidR="007F77FD" w:rsidRDefault="00981ED6" w:rsidP="00E07744">
      <w:pPr>
        <w:ind w:left="-1080" w:firstLine="1080"/>
        <w:rPr>
          <w:rFonts w:ascii="Times New Roman" w:eastAsia="Times New Roman" w:hAnsi="Times New Roman" w:cs="Times New Roman"/>
          <w:b/>
          <w:bCs/>
          <w:color w:val="000000"/>
        </w:rPr>
      </w:pPr>
      <w:r w:rsidRPr="00981ED6">
        <w:rPr>
          <w:rFonts w:ascii="Times New Roman" w:eastAsia="Times New Roman" w:hAnsi="Times New Roman" w:cs="Times New Roman"/>
          <w:b/>
          <w:bCs/>
          <w:color w:val="000000"/>
        </w:rPr>
        <w:lastRenderedPageBreak/>
        <w:t>Activity Diagram</w:t>
      </w:r>
      <w:r w:rsidRPr="00981ED6">
        <w:rPr>
          <w:rFonts w:ascii="Times New Roman" w:eastAsia="Times New Roman" w:hAnsi="Times New Roman" w:cs="Times New Roman"/>
          <w:noProof/>
          <w:color w:val="000000"/>
          <w:sz w:val="27"/>
          <w:szCs w:val="27"/>
        </w:rPr>
        <w:drawing>
          <wp:inline distT="0" distB="0" distL="0" distR="0">
            <wp:extent cx="7346969" cy="2934586"/>
            <wp:effectExtent l="0" t="0" r="6350" b="0"/>
            <wp:docPr id="2" name="Picture 2" descr="https://lh5.googleusercontent.com/eifFe5JPH-oOA1UkcDvG-hlO6wCywetRakBJ4Han2kVBALAuOEXLTyXf7c1qOOx6cRvB0v3U9J23B4f5ZVg1xSczog1YjErp8D781vTwPvzflmeY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eifFe5JPH-oOA1UkcDvG-hlO6wCywetRakBJ4Han2kVBALAuOEXLTyXf7c1qOOx6cRvB0v3U9J23B4f5ZVg1xSczog1YjErp8D781vTwPvzflmeYh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353589" cy="2937230"/>
                    </a:xfrm>
                    <a:prstGeom prst="rect">
                      <a:avLst/>
                    </a:prstGeom>
                    <a:noFill/>
                    <a:ln>
                      <a:noFill/>
                    </a:ln>
                  </pic:spPr>
                </pic:pic>
              </a:graphicData>
            </a:graphic>
          </wp:inline>
        </w:drawing>
      </w:r>
    </w:p>
    <w:p w:rsidR="00981ED6" w:rsidRPr="00981ED6" w:rsidRDefault="00981ED6" w:rsidP="00E07744">
      <w:pPr>
        <w:spacing w:after="0"/>
        <w:rPr>
          <w:rFonts w:ascii="Times New Roman" w:hAnsi="Times New Roman" w:cs="Times New Roman"/>
          <w:b/>
          <w:sz w:val="24"/>
          <w:szCs w:val="24"/>
        </w:rPr>
      </w:pP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b/>
          <w:bCs/>
          <w:color w:val="000000"/>
        </w:rPr>
        <w:t>Actors</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rPr>
        <w:t>Primary: Teachers</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rPr>
        <w:t>Primary: Musicians</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rPr>
        <w:t>These actors initiate the presentation of the webpage congruency identifier box after searching or browsing a page on either Wiki site.</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b/>
          <w:bCs/>
          <w:color w:val="000000"/>
        </w:rPr>
        <w:t>Preconditions</w:t>
      </w:r>
    </w:p>
    <w:p w:rsidR="00981ED6" w:rsidRPr="00E07744" w:rsidRDefault="00981ED6" w:rsidP="00E07744">
      <w:pPr>
        <w:pStyle w:val="ListParagraph"/>
        <w:numPr>
          <w:ilvl w:val="0"/>
          <w:numId w:val="13"/>
        </w:numPr>
        <w:spacing w:after="0"/>
        <w:rPr>
          <w:rFonts w:ascii="Times New Roman" w:eastAsia="Times New Roman" w:hAnsi="Times New Roman" w:cs="Times New Roman"/>
          <w:color w:val="000000"/>
        </w:rPr>
      </w:pPr>
      <w:r w:rsidRPr="00E07744">
        <w:rPr>
          <w:rFonts w:ascii="Times New Roman" w:eastAsia="Times New Roman" w:hAnsi="Times New Roman" w:cs="Times New Roman"/>
          <w:color w:val="000000"/>
        </w:rPr>
        <w:t>There is at least one page on the wiki that the user can view</w:t>
      </w:r>
    </w:p>
    <w:p w:rsidR="00981ED6" w:rsidRPr="00E07744" w:rsidRDefault="00981ED6" w:rsidP="00E07744">
      <w:pPr>
        <w:pStyle w:val="ListParagraph"/>
        <w:numPr>
          <w:ilvl w:val="0"/>
          <w:numId w:val="13"/>
        </w:numPr>
        <w:spacing w:after="0"/>
        <w:rPr>
          <w:rFonts w:ascii="Times New Roman" w:eastAsia="Times New Roman" w:hAnsi="Times New Roman" w:cs="Times New Roman"/>
          <w:color w:val="000000"/>
        </w:rPr>
      </w:pPr>
      <w:r w:rsidRPr="00E07744">
        <w:rPr>
          <w:rFonts w:ascii="Times New Roman" w:eastAsia="Times New Roman" w:hAnsi="Times New Roman" w:cs="Times New Roman"/>
          <w:color w:val="000000"/>
        </w:rPr>
        <w:t>The sites are up and available</w:t>
      </w:r>
    </w:p>
    <w:p w:rsidR="00981ED6" w:rsidRPr="00E07744" w:rsidRDefault="00981ED6" w:rsidP="00E07744">
      <w:pPr>
        <w:pStyle w:val="ListParagraph"/>
        <w:numPr>
          <w:ilvl w:val="0"/>
          <w:numId w:val="13"/>
        </w:numPr>
        <w:spacing w:after="0"/>
        <w:rPr>
          <w:rFonts w:ascii="Times New Roman" w:eastAsia="Times New Roman" w:hAnsi="Times New Roman" w:cs="Times New Roman"/>
          <w:color w:val="000000"/>
        </w:rPr>
      </w:pPr>
      <w:r w:rsidRPr="00E07744">
        <w:rPr>
          <w:rFonts w:ascii="Times New Roman" w:eastAsia="Times New Roman" w:hAnsi="Times New Roman" w:cs="Times New Roman"/>
          <w:color w:val="000000"/>
        </w:rPr>
        <w:t>The plug-in is functioning</w:t>
      </w:r>
    </w:p>
    <w:p w:rsidR="00981ED6" w:rsidRPr="00E07744" w:rsidRDefault="00981ED6" w:rsidP="00E07744">
      <w:pPr>
        <w:pStyle w:val="ListParagraph"/>
        <w:numPr>
          <w:ilvl w:val="0"/>
          <w:numId w:val="13"/>
        </w:numPr>
        <w:tabs>
          <w:tab w:val="left" w:pos="0"/>
        </w:tabs>
        <w:spacing w:after="0"/>
        <w:ind w:left="0" w:firstLine="360"/>
        <w:rPr>
          <w:rFonts w:ascii="Times New Roman" w:eastAsia="Times New Roman" w:hAnsi="Times New Roman" w:cs="Times New Roman"/>
          <w:color w:val="000000"/>
        </w:rPr>
      </w:pPr>
      <w:r w:rsidRPr="00E07744">
        <w:rPr>
          <w:rFonts w:ascii="Times New Roman" w:eastAsia="Times New Roman" w:hAnsi="Times New Roman" w:cs="Times New Roman"/>
          <w:color w:val="000000"/>
        </w:rPr>
        <w:t>The user has Internet access</w:t>
      </w:r>
      <w:r w:rsidRPr="00E07744">
        <w:rPr>
          <w:rFonts w:ascii="Times New Roman" w:eastAsia="Times New Roman" w:hAnsi="Times New Roman" w:cs="Times New Roman"/>
          <w:color w:val="000000"/>
          <w:sz w:val="27"/>
          <w:szCs w:val="27"/>
        </w:rPr>
        <w:br/>
      </w:r>
      <w:r w:rsidRPr="00E07744">
        <w:rPr>
          <w:rFonts w:ascii="Times New Roman" w:eastAsia="Times New Roman" w:hAnsi="Times New Roman" w:cs="Times New Roman"/>
          <w:color w:val="000000"/>
          <w:sz w:val="27"/>
          <w:szCs w:val="27"/>
        </w:rPr>
        <w:br/>
      </w:r>
      <w:r w:rsidRPr="00E07744">
        <w:rPr>
          <w:rFonts w:ascii="Times New Roman" w:eastAsia="Times New Roman" w:hAnsi="Times New Roman" w:cs="Times New Roman"/>
          <w:b/>
          <w:bCs/>
          <w:color w:val="000000"/>
        </w:rPr>
        <w:t>Triggers</w:t>
      </w:r>
    </w:p>
    <w:p w:rsidR="00981ED6" w:rsidRPr="00E07744" w:rsidRDefault="00981ED6" w:rsidP="00E07744">
      <w:pPr>
        <w:pStyle w:val="ListParagraph"/>
        <w:numPr>
          <w:ilvl w:val="0"/>
          <w:numId w:val="15"/>
        </w:numPr>
        <w:spacing w:after="0"/>
        <w:rPr>
          <w:rFonts w:ascii="Times New Roman" w:eastAsia="Times New Roman" w:hAnsi="Times New Roman" w:cs="Times New Roman"/>
          <w:color w:val="000000"/>
        </w:rPr>
      </w:pPr>
      <w:r w:rsidRPr="00E07744">
        <w:rPr>
          <w:rFonts w:ascii="Times New Roman" w:eastAsia="Times New Roman" w:hAnsi="Times New Roman" w:cs="Times New Roman"/>
          <w:color w:val="000000"/>
        </w:rPr>
        <w:t>The user views a page on the wiki for a specific music score</w:t>
      </w:r>
    </w:p>
    <w:p w:rsidR="00932DF7" w:rsidRPr="00E07744" w:rsidRDefault="00981ED6" w:rsidP="00E07744">
      <w:pPr>
        <w:pStyle w:val="ListParagraph"/>
        <w:numPr>
          <w:ilvl w:val="0"/>
          <w:numId w:val="15"/>
        </w:numPr>
        <w:spacing w:after="0"/>
        <w:rPr>
          <w:rFonts w:ascii="Times New Roman" w:eastAsia="Times New Roman" w:hAnsi="Times New Roman" w:cs="Times New Roman"/>
          <w:color w:val="000000"/>
        </w:rPr>
      </w:pPr>
      <w:r w:rsidRPr="00E07744">
        <w:rPr>
          <w:rFonts w:ascii="Times New Roman" w:eastAsia="Times New Roman" w:hAnsi="Times New Roman" w:cs="Times New Roman"/>
          <w:color w:val="000000"/>
        </w:rPr>
        <w:t>The user views a page on the wiki for a specific composer</w:t>
      </w:r>
      <w:r w:rsidRPr="00E07744">
        <w:rPr>
          <w:rFonts w:ascii="Times New Roman" w:eastAsia="Times New Roman" w:hAnsi="Times New Roman" w:cs="Times New Roman"/>
          <w:color w:val="000000"/>
          <w:sz w:val="27"/>
          <w:szCs w:val="27"/>
        </w:rPr>
        <w:br/>
      </w:r>
    </w:p>
    <w:p w:rsidR="00981ED6" w:rsidRPr="00981ED6" w:rsidRDefault="00981ED6" w:rsidP="00E07744">
      <w:pPr>
        <w:spacing w:after="0"/>
        <w:rPr>
          <w:rFonts w:ascii="Times New Roman" w:eastAsia="Times New Roman" w:hAnsi="Times New Roman" w:cs="Times New Roman"/>
          <w:color w:val="000000"/>
        </w:rPr>
      </w:pPr>
      <w:r w:rsidRPr="00981ED6">
        <w:rPr>
          <w:rFonts w:ascii="Times New Roman" w:eastAsia="Times New Roman" w:hAnsi="Times New Roman" w:cs="Times New Roman"/>
          <w:b/>
          <w:bCs/>
          <w:color w:val="000000"/>
        </w:rPr>
        <w:t>Basic Flow</w:t>
      </w:r>
    </w:p>
    <w:p w:rsidR="00981ED6" w:rsidRPr="00E07744" w:rsidRDefault="00981ED6" w:rsidP="00E07744">
      <w:pPr>
        <w:pStyle w:val="ListParagraph"/>
        <w:numPr>
          <w:ilvl w:val="0"/>
          <w:numId w:val="14"/>
        </w:numPr>
        <w:spacing w:after="0"/>
        <w:rPr>
          <w:rFonts w:ascii="Times New Roman" w:eastAsia="Times New Roman" w:hAnsi="Times New Roman" w:cs="Times New Roman"/>
          <w:color w:val="000000"/>
        </w:rPr>
      </w:pPr>
      <w:r w:rsidRPr="00E07744">
        <w:rPr>
          <w:rFonts w:ascii="Times New Roman" w:eastAsia="Times New Roman" w:hAnsi="Times New Roman" w:cs="Times New Roman"/>
          <w:color w:val="000000"/>
        </w:rPr>
        <w:t>The user views a page on the first wiki.</w:t>
      </w:r>
    </w:p>
    <w:p w:rsidR="00981ED6" w:rsidRPr="00E07744" w:rsidRDefault="00981ED6" w:rsidP="00E07744">
      <w:pPr>
        <w:pStyle w:val="ListParagraph"/>
        <w:numPr>
          <w:ilvl w:val="0"/>
          <w:numId w:val="14"/>
        </w:numPr>
        <w:spacing w:after="0"/>
        <w:rPr>
          <w:rFonts w:ascii="Times New Roman" w:eastAsia="Times New Roman" w:hAnsi="Times New Roman" w:cs="Times New Roman"/>
          <w:color w:val="000000"/>
        </w:rPr>
      </w:pPr>
      <w:r w:rsidRPr="00E07744">
        <w:rPr>
          <w:rFonts w:ascii="Times New Roman" w:eastAsia="Times New Roman" w:hAnsi="Times New Roman" w:cs="Times New Roman"/>
          <w:color w:val="000000"/>
        </w:rPr>
        <w:t>A box is displayed on the page that contains links to the same information on the second wiki.</w:t>
      </w:r>
    </w:p>
    <w:p w:rsidR="00981ED6" w:rsidRPr="00E07744" w:rsidRDefault="00981ED6" w:rsidP="00E07744">
      <w:pPr>
        <w:pStyle w:val="ListParagraph"/>
        <w:numPr>
          <w:ilvl w:val="0"/>
          <w:numId w:val="14"/>
        </w:numPr>
        <w:spacing w:after="0"/>
        <w:rPr>
          <w:rFonts w:ascii="Times New Roman" w:eastAsia="Times New Roman" w:hAnsi="Times New Roman" w:cs="Times New Roman"/>
          <w:color w:val="000000"/>
        </w:rPr>
      </w:pPr>
      <w:r w:rsidRPr="00E07744">
        <w:rPr>
          <w:rFonts w:ascii="Times New Roman" w:eastAsia="Times New Roman" w:hAnsi="Times New Roman" w:cs="Times New Roman"/>
          <w:color w:val="000000"/>
        </w:rPr>
        <w:t>The user selects one of the links</w:t>
      </w:r>
    </w:p>
    <w:p w:rsidR="00932DF7" w:rsidRPr="00E07744" w:rsidRDefault="00981ED6" w:rsidP="00E07744">
      <w:pPr>
        <w:pStyle w:val="ListParagraph"/>
        <w:numPr>
          <w:ilvl w:val="0"/>
          <w:numId w:val="14"/>
        </w:numPr>
        <w:spacing w:after="0"/>
        <w:rPr>
          <w:rFonts w:ascii="Times New Roman" w:eastAsia="Times New Roman" w:hAnsi="Times New Roman" w:cs="Times New Roman"/>
          <w:color w:val="000000"/>
        </w:rPr>
      </w:pPr>
      <w:r w:rsidRPr="00E07744">
        <w:rPr>
          <w:rFonts w:ascii="Times New Roman" w:eastAsia="Times New Roman" w:hAnsi="Times New Roman" w:cs="Times New Roman"/>
          <w:color w:val="000000"/>
        </w:rPr>
        <w:t>The user is redirected to the selected page on the second wiki</w:t>
      </w:r>
    </w:p>
    <w:p w:rsidR="00932DF7" w:rsidRDefault="00932DF7" w:rsidP="00EA683C">
      <w:pPr>
        <w:rPr>
          <w:rFonts w:ascii="Times New Roman" w:eastAsia="Times New Roman" w:hAnsi="Times New Roman" w:cs="Times New Roman"/>
          <w:b/>
          <w:bCs/>
          <w:color w:val="000000"/>
        </w:rPr>
      </w:pPr>
    </w:p>
    <w:p w:rsidR="00981ED6" w:rsidRPr="00981ED6" w:rsidRDefault="00981ED6" w:rsidP="00EA683C">
      <w:pPr>
        <w:rPr>
          <w:rFonts w:ascii="Times New Roman" w:eastAsia="Times New Roman" w:hAnsi="Times New Roman" w:cs="Times New Roman"/>
          <w:color w:val="000000"/>
          <w:sz w:val="27"/>
          <w:szCs w:val="27"/>
        </w:rPr>
      </w:pPr>
      <w:r w:rsidRPr="00981ED6">
        <w:rPr>
          <w:rFonts w:ascii="Times New Roman" w:eastAsia="Times New Roman" w:hAnsi="Times New Roman" w:cs="Times New Roman"/>
          <w:b/>
          <w:bCs/>
          <w:color w:val="000000"/>
        </w:rPr>
        <w:t>Alternate Flow</w:t>
      </w:r>
    </w:p>
    <w:p w:rsidR="00981ED6" w:rsidRPr="00E07744" w:rsidRDefault="00981ED6" w:rsidP="00E07744">
      <w:pPr>
        <w:pStyle w:val="ListParagraph"/>
        <w:numPr>
          <w:ilvl w:val="0"/>
          <w:numId w:val="18"/>
        </w:numPr>
        <w:rPr>
          <w:rFonts w:ascii="Times New Roman" w:eastAsia="Times New Roman" w:hAnsi="Times New Roman" w:cs="Times New Roman"/>
          <w:color w:val="000000"/>
        </w:rPr>
      </w:pPr>
      <w:r w:rsidRPr="00E07744">
        <w:rPr>
          <w:rFonts w:ascii="Times New Roman" w:eastAsia="Times New Roman" w:hAnsi="Times New Roman" w:cs="Times New Roman"/>
          <w:color w:val="000000"/>
        </w:rPr>
        <w:t>If there is not a page on the second wiki that can be linked, a box will still be displayed, but it will not contain links to pages on the second wiki.</w:t>
      </w:r>
    </w:p>
    <w:p w:rsidR="00F456E7" w:rsidRDefault="00981ED6" w:rsidP="00F456E7">
      <w:pPr>
        <w:pStyle w:val="ListParagraph"/>
        <w:numPr>
          <w:ilvl w:val="0"/>
          <w:numId w:val="18"/>
        </w:numPr>
        <w:spacing w:after="0"/>
        <w:rPr>
          <w:rFonts w:ascii="Times New Roman" w:eastAsia="Times New Roman" w:hAnsi="Times New Roman" w:cs="Times New Roman"/>
          <w:color w:val="000000"/>
        </w:rPr>
      </w:pPr>
      <w:r w:rsidRPr="00F456E7">
        <w:rPr>
          <w:rFonts w:ascii="Times New Roman" w:eastAsia="Times New Roman" w:hAnsi="Times New Roman" w:cs="Times New Roman"/>
          <w:color w:val="000000"/>
        </w:rPr>
        <w:t>If the user does not select one of the links (User does not complete</w:t>
      </w:r>
      <w:r w:rsidR="00E07744" w:rsidRPr="00F456E7">
        <w:rPr>
          <w:rFonts w:ascii="Times New Roman" w:eastAsia="Times New Roman" w:hAnsi="Times New Roman" w:cs="Times New Roman"/>
          <w:color w:val="000000"/>
        </w:rPr>
        <w:t xml:space="preserve"> step 3), </w:t>
      </w:r>
      <w:del w:id="401" w:author="student" w:date="2011-04-30T12:27:00Z">
        <w:r w:rsidR="00E07744" w:rsidRPr="00F456E7" w:rsidDel="00F456E7">
          <w:rPr>
            <w:rFonts w:ascii="Times New Roman" w:eastAsia="Times New Roman" w:hAnsi="Times New Roman" w:cs="Times New Roman"/>
            <w:color w:val="000000"/>
          </w:rPr>
          <w:delText> </w:delText>
        </w:r>
      </w:del>
      <w:r w:rsidR="00E07744" w:rsidRPr="00F456E7">
        <w:rPr>
          <w:rFonts w:ascii="Times New Roman" w:eastAsia="Times New Roman" w:hAnsi="Times New Roman" w:cs="Times New Roman"/>
          <w:color w:val="000000"/>
        </w:rPr>
        <w:t xml:space="preserve">the user will remain </w:t>
      </w:r>
      <w:r w:rsidRPr="00F456E7">
        <w:rPr>
          <w:rFonts w:ascii="Times New Roman" w:eastAsia="Times New Roman" w:hAnsi="Times New Roman" w:cs="Times New Roman"/>
          <w:color w:val="000000"/>
        </w:rPr>
        <w:t>on the first wiki and will not be redirected to the second wiki.</w:t>
      </w:r>
    </w:p>
    <w:p w:rsidR="00981ED6" w:rsidRPr="00F456E7" w:rsidRDefault="00981ED6" w:rsidP="00F456E7">
      <w:pPr>
        <w:spacing w:after="0"/>
        <w:rPr>
          <w:rFonts w:ascii="Times New Roman" w:eastAsia="Times New Roman" w:hAnsi="Times New Roman" w:cs="Times New Roman"/>
          <w:color w:val="000000"/>
        </w:rPr>
      </w:pPr>
      <w:r w:rsidRPr="00F456E7">
        <w:rPr>
          <w:rFonts w:ascii="Times New Roman" w:eastAsia="Times New Roman" w:hAnsi="Times New Roman" w:cs="Times New Roman"/>
          <w:b/>
          <w:bCs/>
          <w:color w:val="000000"/>
        </w:rPr>
        <w:lastRenderedPageBreak/>
        <w:t>Post Conditions</w:t>
      </w:r>
      <w:r w:rsidRPr="00F456E7">
        <w:rPr>
          <w:rFonts w:ascii="Times New Roman" w:eastAsia="Times New Roman" w:hAnsi="Times New Roman" w:cs="Times New Roman"/>
          <w:color w:val="000000"/>
          <w:sz w:val="27"/>
          <w:szCs w:val="27"/>
        </w:rPr>
        <w:br/>
      </w:r>
      <w:proofErr w:type="gramStart"/>
      <w:r w:rsidRPr="00F456E7">
        <w:rPr>
          <w:rFonts w:ascii="Times New Roman" w:eastAsia="Times New Roman" w:hAnsi="Times New Roman" w:cs="Times New Roman"/>
          <w:color w:val="000000"/>
        </w:rPr>
        <w:t>The</w:t>
      </w:r>
      <w:proofErr w:type="gramEnd"/>
      <w:r w:rsidRPr="00F456E7">
        <w:rPr>
          <w:rFonts w:ascii="Times New Roman" w:eastAsia="Times New Roman" w:hAnsi="Times New Roman" w:cs="Times New Roman"/>
          <w:color w:val="000000"/>
        </w:rPr>
        <w:t xml:space="preserve"> user is viewing either a composer page or a music score page on the second wiki.</w:t>
      </w:r>
      <w:r w:rsidR="00932DF7" w:rsidRPr="00F456E7">
        <w:rPr>
          <w:rFonts w:ascii="Times New Roman" w:eastAsia="Times New Roman" w:hAnsi="Times New Roman" w:cs="Times New Roman"/>
          <w:color w:val="000000"/>
          <w:sz w:val="27"/>
          <w:szCs w:val="27"/>
        </w:rPr>
        <w:br/>
      </w:r>
      <w:r w:rsidRPr="00F456E7">
        <w:rPr>
          <w:rFonts w:ascii="Times New Roman" w:eastAsia="Times New Roman" w:hAnsi="Times New Roman" w:cs="Times New Roman"/>
          <w:color w:val="000000"/>
          <w:sz w:val="27"/>
          <w:szCs w:val="27"/>
        </w:rPr>
        <w:br/>
      </w:r>
      <w:r w:rsidRPr="00F456E7">
        <w:rPr>
          <w:rFonts w:ascii="Times New Roman" w:eastAsia="Times New Roman" w:hAnsi="Times New Roman" w:cs="Times New Roman"/>
          <w:b/>
          <w:bCs/>
          <w:color w:val="000000"/>
        </w:rPr>
        <w:t>Resources</w:t>
      </w:r>
      <w:r w:rsidR="00932DF7" w:rsidRPr="00F456E7">
        <w:rPr>
          <w:rFonts w:ascii="Times New Roman" w:eastAsia="Times New Roman" w:hAnsi="Times New Roman" w:cs="Times New Roman"/>
          <w:color w:val="000000"/>
          <w:sz w:val="27"/>
          <w:szCs w:val="27"/>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Change w:id="402" w:author="student" w:date="2011-04-30T12:28:00Z">
          <w:tblPr>
            <w:tblW w:w="0" w:type="auto"/>
            <w:tblCellMar>
              <w:top w:w="15" w:type="dxa"/>
              <w:left w:w="15" w:type="dxa"/>
              <w:bottom w:w="15" w:type="dxa"/>
              <w:right w:w="15" w:type="dxa"/>
            </w:tblCellMar>
            <w:tblLook w:val="04A0"/>
          </w:tblPr>
        </w:tblPrChange>
      </w:tblPr>
      <w:tblGrid>
        <w:gridCol w:w="1816"/>
        <w:gridCol w:w="1088"/>
        <w:gridCol w:w="1640"/>
        <w:gridCol w:w="2054"/>
        <w:gridCol w:w="1557"/>
        <w:gridCol w:w="1415"/>
        <w:tblGridChange w:id="403">
          <w:tblGrid>
            <w:gridCol w:w="2008"/>
            <w:gridCol w:w="895"/>
            <w:gridCol w:w="1640"/>
            <w:gridCol w:w="2054"/>
            <w:gridCol w:w="1558"/>
            <w:gridCol w:w="1415"/>
          </w:tblGrid>
        </w:tblGridChange>
      </w:tblGrid>
      <w:tr w:rsidR="00981ED6" w:rsidRPr="00981ED6" w:rsidTr="00F456E7">
        <w:tc>
          <w:tcPr>
            <w:tcW w:w="1815" w:type="dxa"/>
            <w:tcMar>
              <w:top w:w="105" w:type="dxa"/>
              <w:left w:w="105" w:type="dxa"/>
              <w:bottom w:w="105" w:type="dxa"/>
              <w:right w:w="105" w:type="dxa"/>
            </w:tcMar>
            <w:hideMark/>
            <w:tcPrChange w:id="404" w:author="student" w:date="2011-04-30T12:28: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b/>
                <w:bCs/>
                <w:color w:val="000000"/>
              </w:rPr>
              <w:t>Data</w:t>
            </w:r>
          </w:p>
        </w:tc>
        <w:tc>
          <w:tcPr>
            <w:tcW w:w="1088" w:type="dxa"/>
            <w:tcMar>
              <w:top w:w="105" w:type="dxa"/>
              <w:left w:w="105" w:type="dxa"/>
              <w:bottom w:w="105" w:type="dxa"/>
              <w:right w:w="105" w:type="dxa"/>
            </w:tcMar>
            <w:hideMark/>
            <w:tcPrChange w:id="405" w:author="student" w:date="2011-04-30T12:28: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b/>
                <w:bCs/>
                <w:color w:val="000000"/>
              </w:rPr>
              <w:t>Type</w:t>
            </w:r>
          </w:p>
        </w:tc>
        <w:tc>
          <w:tcPr>
            <w:tcW w:w="0" w:type="auto"/>
            <w:tcMar>
              <w:top w:w="105" w:type="dxa"/>
              <w:left w:w="105" w:type="dxa"/>
              <w:bottom w:w="105" w:type="dxa"/>
              <w:right w:w="105" w:type="dxa"/>
            </w:tcMar>
            <w:hideMark/>
            <w:tcPrChange w:id="406" w:author="student" w:date="2011-04-30T12:28: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b/>
                <w:bCs/>
                <w:color w:val="000000"/>
              </w:rPr>
              <w:t>Characteristics</w:t>
            </w:r>
          </w:p>
        </w:tc>
        <w:tc>
          <w:tcPr>
            <w:tcW w:w="0" w:type="auto"/>
            <w:tcMar>
              <w:top w:w="105" w:type="dxa"/>
              <w:left w:w="105" w:type="dxa"/>
              <w:bottom w:w="105" w:type="dxa"/>
              <w:right w:w="105" w:type="dxa"/>
            </w:tcMar>
            <w:hideMark/>
            <w:tcPrChange w:id="407" w:author="student" w:date="2011-04-30T12:28: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b/>
                <w:bCs/>
                <w:color w:val="000000"/>
              </w:rPr>
              <w:t>Description</w:t>
            </w:r>
          </w:p>
        </w:tc>
        <w:tc>
          <w:tcPr>
            <w:tcW w:w="0" w:type="auto"/>
            <w:tcMar>
              <w:top w:w="105" w:type="dxa"/>
              <w:left w:w="105" w:type="dxa"/>
              <w:bottom w:w="105" w:type="dxa"/>
              <w:right w:w="105" w:type="dxa"/>
            </w:tcMar>
            <w:hideMark/>
            <w:tcPrChange w:id="408" w:author="student" w:date="2011-04-30T12:28: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b/>
                <w:bCs/>
                <w:color w:val="000000"/>
              </w:rPr>
              <w:t>Owner</w:t>
            </w:r>
          </w:p>
        </w:tc>
        <w:tc>
          <w:tcPr>
            <w:tcW w:w="0" w:type="auto"/>
            <w:tcMar>
              <w:top w:w="105" w:type="dxa"/>
              <w:left w:w="105" w:type="dxa"/>
              <w:bottom w:w="105" w:type="dxa"/>
              <w:right w:w="105" w:type="dxa"/>
            </w:tcMar>
            <w:hideMark/>
            <w:tcPrChange w:id="409" w:author="student" w:date="2011-04-30T12:28: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b/>
                <w:bCs/>
                <w:color w:val="000000"/>
              </w:rPr>
              <w:t>Source System</w:t>
            </w:r>
          </w:p>
        </w:tc>
      </w:tr>
      <w:tr w:rsidR="00981ED6" w:rsidRPr="00981ED6" w:rsidTr="00F456E7">
        <w:tc>
          <w:tcPr>
            <w:tcW w:w="1815" w:type="dxa"/>
            <w:tcMar>
              <w:top w:w="105" w:type="dxa"/>
              <w:left w:w="105" w:type="dxa"/>
              <w:bottom w:w="105" w:type="dxa"/>
              <w:right w:w="105" w:type="dxa"/>
            </w:tcMar>
            <w:hideMark/>
            <w:tcPrChange w:id="410" w:author="student" w:date="2011-04-30T12:28: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Petrucci Music Library</w:t>
            </w:r>
          </w:p>
        </w:tc>
        <w:tc>
          <w:tcPr>
            <w:tcW w:w="1088" w:type="dxa"/>
            <w:tcMar>
              <w:top w:w="105" w:type="dxa"/>
              <w:left w:w="105" w:type="dxa"/>
              <w:bottom w:w="105" w:type="dxa"/>
              <w:right w:w="105" w:type="dxa"/>
            </w:tcMar>
            <w:hideMark/>
            <w:tcPrChange w:id="411" w:author="student" w:date="2011-04-30T12:28: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Remote</w:t>
            </w:r>
          </w:p>
        </w:tc>
        <w:tc>
          <w:tcPr>
            <w:tcW w:w="0" w:type="auto"/>
            <w:tcMar>
              <w:top w:w="105" w:type="dxa"/>
              <w:left w:w="105" w:type="dxa"/>
              <w:bottom w:w="105" w:type="dxa"/>
              <w:right w:w="105" w:type="dxa"/>
            </w:tcMar>
            <w:hideMark/>
            <w:tcPrChange w:id="412" w:author="student" w:date="2011-04-30T12:28: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981ED6" w:rsidRPr="00981ED6" w:rsidRDefault="00981ED6" w:rsidP="00EA683C">
            <w:pPr>
              <w:rPr>
                <w:rFonts w:ascii="Times New Roman" w:eastAsia="Times New Roman" w:hAnsi="Times New Roman" w:cs="Times New Roman"/>
                <w:sz w:val="1"/>
                <w:szCs w:val="24"/>
              </w:rPr>
            </w:pPr>
          </w:p>
        </w:tc>
        <w:tc>
          <w:tcPr>
            <w:tcW w:w="0" w:type="auto"/>
            <w:tcMar>
              <w:top w:w="105" w:type="dxa"/>
              <w:left w:w="105" w:type="dxa"/>
              <w:bottom w:w="105" w:type="dxa"/>
              <w:right w:w="105" w:type="dxa"/>
            </w:tcMar>
            <w:hideMark/>
            <w:tcPrChange w:id="413" w:author="student" w:date="2011-04-30T12:28: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Wiki music information site</w:t>
            </w:r>
          </w:p>
        </w:tc>
        <w:tc>
          <w:tcPr>
            <w:tcW w:w="0" w:type="auto"/>
            <w:tcMar>
              <w:top w:w="105" w:type="dxa"/>
              <w:left w:w="105" w:type="dxa"/>
              <w:bottom w:w="105" w:type="dxa"/>
              <w:right w:w="105" w:type="dxa"/>
            </w:tcMar>
            <w:hideMark/>
            <w:tcPrChange w:id="414" w:author="student" w:date="2011-04-30T12:28: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Project Petrucci LLC</w:t>
            </w:r>
          </w:p>
        </w:tc>
        <w:tc>
          <w:tcPr>
            <w:tcW w:w="0" w:type="auto"/>
            <w:tcMar>
              <w:top w:w="105" w:type="dxa"/>
              <w:left w:w="105" w:type="dxa"/>
              <w:bottom w:w="105" w:type="dxa"/>
              <w:right w:w="105" w:type="dxa"/>
            </w:tcMar>
            <w:hideMark/>
            <w:tcPrChange w:id="415" w:author="student" w:date="2011-04-30T12:28: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981ED6" w:rsidRPr="00981ED6" w:rsidRDefault="00981ED6" w:rsidP="00EA683C">
            <w:pPr>
              <w:rPr>
                <w:rFonts w:ascii="Times New Roman" w:eastAsia="Times New Roman" w:hAnsi="Times New Roman" w:cs="Times New Roman"/>
                <w:sz w:val="24"/>
                <w:szCs w:val="24"/>
              </w:rPr>
            </w:pPr>
            <w:proofErr w:type="spellStart"/>
            <w:r w:rsidRPr="00981ED6">
              <w:rPr>
                <w:rFonts w:ascii="Times New Roman" w:eastAsia="Times New Roman" w:hAnsi="Times New Roman" w:cs="Times New Roman"/>
                <w:color w:val="000000"/>
              </w:rPr>
              <w:t>MediaWiki</w:t>
            </w:r>
            <w:proofErr w:type="spellEnd"/>
          </w:p>
        </w:tc>
      </w:tr>
      <w:tr w:rsidR="00981ED6" w:rsidRPr="00981ED6" w:rsidTr="00F456E7">
        <w:tc>
          <w:tcPr>
            <w:tcW w:w="1815" w:type="dxa"/>
            <w:tcMar>
              <w:top w:w="105" w:type="dxa"/>
              <w:left w:w="105" w:type="dxa"/>
              <w:bottom w:w="105" w:type="dxa"/>
              <w:right w:w="105" w:type="dxa"/>
            </w:tcMar>
            <w:hideMark/>
            <w:tcPrChange w:id="416" w:author="student" w:date="2011-04-30T12:28: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Choral Public Domain Library</w:t>
            </w:r>
          </w:p>
        </w:tc>
        <w:tc>
          <w:tcPr>
            <w:tcW w:w="1088" w:type="dxa"/>
            <w:tcMar>
              <w:top w:w="105" w:type="dxa"/>
              <w:left w:w="105" w:type="dxa"/>
              <w:bottom w:w="105" w:type="dxa"/>
              <w:right w:w="105" w:type="dxa"/>
            </w:tcMar>
            <w:hideMark/>
            <w:tcPrChange w:id="417" w:author="student" w:date="2011-04-30T12:28: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Remote</w:t>
            </w:r>
          </w:p>
        </w:tc>
        <w:tc>
          <w:tcPr>
            <w:tcW w:w="0" w:type="auto"/>
            <w:tcMar>
              <w:top w:w="105" w:type="dxa"/>
              <w:left w:w="105" w:type="dxa"/>
              <w:bottom w:w="105" w:type="dxa"/>
              <w:right w:w="105" w:type="dxa"/>
            </w:tcMar>
            <w:hideMark/>
            <w:tcPrChange w:id="418" w:author="student" w:date="2011-04-30T12:28: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981ED6" w:rsidRPr="00981ED6" w:rsidRDefault="00981ED6" w:rsidP="00EA683C">
            <w:pPr>
              <w:rPr>
                <w:rFonts w:ascii="Times New Roman" w:eastAsia="Times New Roman" w:hAnsi="Times New Roman" w:cs="Times New Roman"/>
                <w:sz w:val="1"/>
                <w:szCs w:val="24"/>
              </w:rPr>
            </w:pPr>
          </w:p>
        </w:tc>
        <w:tc>
          <w:tcPr>
            <w:tcW w:w="0" w:type="auto"/>
            <w:tcMar>
              <w:top w:w="105" w:type="dxa"/>
              <w:left w:w="105" w:type="dxa"/>
              <w:bottom w:w="105" w:type="dxa"/>
              <w:right w:w="105" w:type="dxa"/>
            </w:tcMar>
            <w:hideMark/>
            <w:tcPrChange w:id="419" w:author="student" w:date="2011-04-30T12:28: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Wiki music information site</w:t>
            </w:r>
          </w:p>
        </w:tc>
        <w:tc>
          <w:tcPr>
            <w:tcW w:w="0" w:type="auto"/>
            <w:tcMar>
              <w:top w:w="105" w:type="dxa"/>
              <w:left w:w="105" w:type="dxa"/>
              <w:bottom w:w="105" w:type="dxa"/>
              <w:right w:w="105" w:type="dxa"/>
            </w:tcMar>
            <w:hideMark/>
            <w:tcPrChange w:id="420" w:author="student" w:date="2011-04-30T12:28: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981ED6" w:rsidRPr="00981ED6" w:rsidRDefault="00981ED6" w:rsidP="00EA683C">
            <w:pPr>
              <w:rPr>
                <w:rFonts w:ascii="Times New Roman" w:eastAsia="Times New Roman" w:hAnsi="Times New Roman" w:cs="Times New Roman"/>
                <w:sz w:val="1"/>
                <w:szCs w:val="24"/>
              </w:rPr>
            </w:pPr>
          </w:p>
        </w:tc>
        <w:tc>
          <w:tcPr>
            <w:tcW w:w="0" w:type="auto"/>
            <w:tcMar>
              <w:top w:w="105" w:type="dxa"/>
              <w:left w:w="105" w:type="dxa"/>
              <w:bottom w:w="105" w:type="dxa"/>
              <w:right w:w="105" w:type="dxa"/>
            </w:tcMar>
            <w:hideMark/>
            <w:tcPrChange w:id="421" w:author="student" w:date="2011-04-30T12:28: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981ED6" w:rsidRPr="00981ED6" w:rsidRDefault="00981ED6" w:rsidP="00EA683C">
            <w:pPr>
              <w:rPr>
                <w:rFonts w:ascii="Times New Roman" w:eastAsia="Times New Roman" w:hAnsi="Times New Roman" w:cs="Times New Roman"/>
                <w:sz w:val="24"/>
                <w:szCs w:val="24"/>
              </w:rPr>
            </w:pPr>
            <w:proofErr w:type="spellStart"/>
            <w:r w:rsidRPr="00981ED6">
              <w:rPr>
                <w:rFonts w:ascii="Times New Roman" w:eastAsia="Times New Roman" w:hAnsi="Times New Roman" w:cs="Times New Roman"/>
                <w:color w:val="000000"/>
              </w:rPr>
              <w:t>MediaWiki</w:t>
            </w:r>
            <w:proofErr w:type="spellEnd"/>
          </w:p>
        </w:tc>
      </w:tr>
    </w:tbl>
    <w:p w:rsidR="00932DF7" w:rsidRPr="00A702FB" w:rsidRDefault="00981ED6" w:rsidP="00C84555">
      <w:pPr>
        <w:spacing w:after="0"/>
        <w:rPr>
          <w:rFonts w:ascii="Times New Roman" w:eastAsia="Times New Roman" w:hAnsi="Times New Roman" w:cs="Times New Roman"/>
          <w:b/>
          <w:color w:val="000000"/>
        </w:rPr>
      </w:pPr>
      <w:r w:rsidRPr="00981ED6">
        <w:rPr>
          <w:rFonts w:ascii="Times New Roman" w:eastAsia="Times New Roman" w:hAnsi="Times New Roman" w:cs="Times New Roman"/>
          <w:color w:val="000000"/>
          <w:sz w:val="27"/>
          <w:szCs w:val="27"/>
        </w:rPr>
        <w:br/>
      </w:r>
      <w:r w:rsidR="00932DF7" w:rsidRPr="00A702FB">
        <w:rPr>
          <w:rFonts w:ascii="Times New Roman" w:eastAsia="Times New Roman" w:hAnsi="Times New Roman" w:cs="Times New Roman"/>
          <w:b/>
          <w:color w:val="000000"/>
        </w:rPr>
        <w:t>Link:</w:t>
      </w:r>
    </w:p>
    <w:p w:rsidR="00981ED6" w:rsidRPr="00981ED6" w:rsidRDefault="00932DF7" w:rsidP="00EA683C">
      <w:pPr>
        <w:rPr>
          <w:rFonts w:ascii="Times New Roman" w:eastAsia="Times New Roman" w:hAnsi="Times New Roman" w:cs="Times New Roman"/>
          <w:color w:val="000000"/>
          <w:sz w:val="27"/>
          <w:szCs w:val="27"/>
        </w:rPr>
      </w:pPr>
      <w:r w:rsidRPr="00A702FB">
        <w:rPr>
          <w:rFonts w:ascii="Times New Roman" w:eastAsia="Times New Roman" w:hAnsi="Times New Roman" w:cs="Times New Roman"/>
          <w:color w:val="000000"/>
        </w:rPr>
        <w:t>http://leo.tw.rpi.edu:81/cross-topix/see-also-box/hello.php</w:t>
      </w:r>
      <w:r w:rsidR="00981ED6" w:rsidRPr="00981ED6">
        <w:rPr>
          <w:rFonts w:ascii="Times New Roman" w:eastAsia="Times New Roman" w:hAnsi="Times New Roman" w:cs="Times New Roman"/>
          <w:color w:val="000000"/>
          <w:sz w:val="27"/>
          <w:szCs w:val="27"/>
        </w:rPr>
        <w:br/>
      </w: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C84555" w:rsidRDefault="00C84555" w:rsidP="007F77FD">
      <w:pPr>
        <w:spacing w:after="0"/>
        <w:outlineLvl w:val="1"/>
        <w:rPr>
          <w:rFonts w:ascii="Times New Roman" w:eastAsia="Times New Roman" w:hAnsi="Times New Roman" w:cs="Times New Roman"/>
          <w:b/>
          <w:bCs/>
          <w:color w:val="000000"/>
          <w:sz w:val="24"/>
          <w:szCs w:val="24"/>
        </w:rPr>
      </w:pPr>
    </w:p>
    <w:p w:rsidR="00C84555" w:rsidRDefault="00C84555"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A702FB" w:rsidRDefault="00A702FB" w:rsidP="00E07744">
      <w:pPr>
        <w:spacing w:after="0"/>
        <w:outlineLvl w:val="1"/>
        <w:rPr>
          <w:rFonts w:ascii="Times New Roman" w:eastAsia="Times New Roman" w:hAnsi="Times New Roman" w:cs="Times New Roman"/>
          <w:b/>
          <w:bCs/>
          <w:color w:val="000000"/>
          <w:sz w:val="24"/>
          <w:szCs w:val="24"/>
        </w:rPr>
      </w:pPr>
    </w:p>
    <w:p w:rsidR="003C6EFA" w:rsidRDefault="003C6EFA" w:rsidP="00E07744">
      <w:pPr>
        <w:pStyle w:val="Heading2"/>
        <w:spacing w:before="0" w:beforeAutospacing="0" w:after="0" w:afterAutospacing="0"/>
        <w:rPr>
          <w:bCs w:val="0"/>
          <w:color w:val="000000"/>
          <w:sz w:val="24"/>
          <w:szCs w:val="24"/>
        </w:rPr>
      </w:pPr>
    </w:p>
    <w:p w:rsidR="003C6EFA" w:rsidRDefault="003C6EFA" w:rsidP="00E07744">
      <w:pPr>
        <w:pStyle w:val="Heading2"/>
        <w:spacing w:before="0" w:beforeAutospacing="0" w:after="0" w:afterAutospacing="0"/>
        <w:rPr>
          <w:bCs w:val="0"/>
          <w:color w:val="000000"/>
          <w:sz w:val="24"/>
          <w:szCs w:val="24"/>
        </w:rPr>
      </w:pPr>
    </w:p>
    <w:p w:rsidR="00F456E7" w:rsidRDefault="00F456E7">
      <w:pPr>
        <w:rPr>
          <w:rFonts w:ascii="Times New Roman" w:eastAsia="Times New Roman" w:hAnsi="Times New Roman" w:cs="Times New Roman"/>
          <w:b/>
          <w:color w:val="000000"/>
          <w:sz w:val="24"/>
          <w:szCs w:val="24"/>
        </w:rPr>
      </w:pPr>
      <w:r>
        <w:rPr>
          <w:bCs/>
          <w:color w:val="000000"/>
          <w:sz w:val="24"/>
          <w:szCs w:val="24"/>
        </w:rPr>
        <w:br w:type="page"/>
      </w:r>
    </w:p>
    <w:p w:rsidR="007F77FD" w:rsidRPr="00E07744" w:rsidRDefault="00981ED6" w:rsidP="00E07744">
      <w:pPr>
        <w:pStyle w:val="Heading2"/>
        <w:spacing w:before="0" w:beforeAutospacing="0" w:after="0" w:afterAutospacing="0"/>
        <w:rPr>
          <w:bCs w:val="0"/>
          <w:color w:val="000000"/>
          <w:sz w:val="24"/>
          <w:szCs w:val="24"/>
        </w:rPr>
      </w:pPr>
      <w:bookmarkStart w:id="422" w:name="_Toc291793209"/>
      <w:r w:rsidRPr="00E07744">
        <w:rPr>
          <w:bCs w:val="0"/>
          <w:color w:val="000000"/>
          <w:sz w:val="24"/>
          <w:szCs w:val="24"/>
        </w:rPr>
        <w:lastRenderedPageBreak/>
        <w:t>Social Machine</w:t>
      </w:r>
      <w:r w:rsidR="00C84555">
        <w:rPr>
          <w:bCs w:val="0"/>
          <w:color w:val="000000"/>
          <w:sz w:val="24"/>
          <w:szCs w:val="24"/>
        </w:rPr>
        <w:t>:</w:t>
      </w:r>
      <w:bookmarkEnd w:id="422"/>
    </w:p>
    <w:p w:rsidR="002C785D" w:rsidRDefault="00981ED6" w:rsidP="00EA683C">
      <w:pPr>
        <w:rPr>
          <w:rFonts w:ascii="Times New Roman" w:eastAsia="Times New Roman" w:hAnsi="Times New Roman" w:cs="Times New Roman"/>
          <w:color w:val="000000"/>
          <w:sz w:val="27"/>
          <w:szCs w:val="27"/>
        </w:rPr>
      </w:pP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b/>
          <w:bCs/>
          <w:color w:val="000000"/>
        </w:rPr>
        <w:t>What is it?  Why did we make our choice?</w:t>
      </w:r>
      <w:r w:rsidRPr="00981ED6">
        <w:rPr>
          <w:rFonts w:ascii="Times New Roman" w:eastAsia="Times New Roman" w:hAnsi="Times New Roman" w:cs="Times New Roman"/>
          <w:color w:val="000000"/>
          <w:sz w:val="27"/>
          <w:szCs w:val="27"/>
        </w:rPr>
        <w:br/>
      </w:r>
      <w:r w:rsidR="00472D62">
        <w:rPr>
          <w:rFonts w:ascii="Times New Roman" w:eastAsia="Times New Roman" w:hAnsi="Times New Roman" w:cs="Times New Roman"/>
          <w:color w:val="000000"/>
        </w:rPr>
        <w:t xml:space="preserve">In order to </w:t>
      </w:r>
      <w:r w:rsidR="002C785D">
        <w:rPr>
          <w:rFonts w:ascii="Times New Roman" w:eastAsia="Times New Roman" w:hAnsi="Times New Roman" w:cs="Times New Roman"/>
          <w:color w:val="000000"/>
        </w:rPr>
        <w:t xml:space="preserve">for the “See Also” to work, we created a heuristic that </w:t>
      </w:r>
      <w:del w:id="423" w:author="student" w:date="2011-04-30T12:29:00Z">
        <w:r w:rsidR="002C785D" w:rsidDel="00F456E7">
          <w:rPr>
            <w:rFonts w:ascii="Times New Roman" w:eastAsia="Times New Roman" w:hAnsi="Times New Roman" w:cs="Times New Roman"/>
            <w:color w:val="000000"/>
          </w:rPr>
          <w:delText xml:space="preserve">did </w:delText>
        </w:r>
      </w:del>
      <w:ins w:id="424" w:author="student" w:date="2011-04-30T12:29:00Z">
        <w:r w:rsidR="00F456E7">
          <w:rPr>
            <w:rFonts w:ascii="Times New Roman" w:eastAsia="Times New Roman" w:hAnsi="Times New Roman" w:cs="Times New Roman"/>
            <w:color w:val="000000"/>
          </w:rPr>
          <w:t>performed</w:t>
        </w:r>
        <w:r w:rsidR="00F456E7">
          <w:rPr>
            <w:rFonts w:ascii="Times New Roman" w:eastAsia="Times New Roman" w:hAnsi="Times New Roman" w:cs="Times New Roman"/>
            <w:color w:val="000000"/>
          </w:rPr>
          <w:t xml:space="preserve"> </w:t>
        </w:r>
      </w:ins>
      <w:r w:rsidR="002C785D">
        <w:rPr>
          <w:rFonts w:ascii="Times New Roman" w:eastAsia="Times New Roman" w:hAnsi="Times New Roman" w:cs="Times New Roman"/>
          <w:color w:val="000000"/>
        </w:rPr>
        <w:t>string comparisons</w:t>
      </w:r>
      <w:ins w:id="425" w:author="student" w:date="2011-04-30T12:29:00Z">
        <w:r w:rsidR="00F456E7">
          <w:rPr>
            <w:rFonts w:ascii="Times New Roman" w:eastAsia="Times New Roman" w:hAnsi="Times New Roman" w:cs="Times New Roman"/>
            <w:color w:val="000000"/>
          </w:rPr>
          <w:t xml:space="preserve"> on the titles of the pages in </w:t>
        </w:r>
      </w:ins>
      <w:del w:id="426" w:author="student" w:date="2011-04-30T12:29:00Z">
        <w:r w:rsidR="002C785D" w:rsidDel="00F456E7">
          <w:rPr>
            <w:rFonts w:ascii="Times New Roman" w:eastAsia="Times New Roman" w:hAnsi="Times New Roman" w:cs="Times New Roman"/>
            <w:color w:val="000000"/>
          </w:rPr>
          <w:delText xml:space="preserve"> between </w:delText>
        </w:r>
      </w:del>
      <w:r w:rsidR="002C785D">
        <w:rPr>
          <w:rFonts w:ascii="Times New Roman" w:eastAsia="Times New Roman" w:hAnsi="Times New Roman" w:cs="Times New Roman"/>
          <w:color w:val="000000"/>
        </w:rPr>
        <w:t>the</w:t>
      </w:r>
      <w:ins w:id="427" w:author="student" w:date="2011-04-30T12:29:00Z">
        <w:r w:rsidR="00F456E7">
          <w:rPr>
            <w:rFonts w:ascii="Times New Roman" w:eastAsia="Times New Roman" w:hAnsi="Times New Roman" w:cs="Times New Roman"/>
            <w:color w:val="000000"/>
          </w:rPr>
          <w:t xml:space="preserve"> two</w:t>
        </w:r>
      </w:ins>
      <w:r w:rsidR="002C785D">
        <w:rPr>
          <w:rFonts w:ascii="Times New Roman" w:eastAsia="Times New Roman" w:hAnsi="Times New Roman" w:cs="Times New Roman"/>
          <w:color w:val="000000"/>
        </w:rPr>
        <w:t xml:space="preserve"> sites. We did not believe </w:t>
      </w:r>
      <w:del w:id="428" w:author="student" w:date="2011-04-30T12:30:00Z">
        <w:r w:rsidR="002C785D" w:rsidDel="00F456E7">
          <w:rPr>
            <w:rFonts w:ascii="Times New Roman" w:eastAsia="Times New Roman" w:hAnsi="Times New Roman" w:cs="Times New Roman"/>
            <w:color w:val="000000"/>
          </w:rPr>
          <w:delText xml:space="preserve">that </w:delText>
        </w:r>
      </w:del>
      <w:ins w:id="429" w:author="student" w:date="2011-04-30T12:30:00Z">
        <w:r w:rsidR="00F456E7">
          <w:rPr>
            <w:rFonts w:ascii="Times New Roman" w:eastAsia="Times New Roman" w:hAnsi="Times New Roman" w:cs="Times New Roman"/>
            <w:color w:val="000000"/>
          </w:rPr>
          <w:t>this</w:t>
        </w:r>
        <w:r w:rsidR="00F456E7">
          <w:rPr>
            <w:rFonts w:ascii="Times New Roman" w:eastAsia="Times New Roman" w:hAnsi="Times New Roman" w:cs="Times New Roman"/>
            <w:color w:val="000000"/>
          </w:rPr>
          <w:t xml:space="preserve"> </w:t>
        </w:r>
      </w:ins>
      <w:r w:rsidR="002C785D">
        <w:rPr>
          <w:rFonts w:ascii="Times New Roman" w:eastAsia="Times New Roman" w:hAnsi="Times New Roman" w:cs="Times New Roman"/>
          <w:color w:val="000000"/>
        </w:rPr>
        <w:t>was adequate for the system to function at the level of accuracy that we would like, so we created a “Social Machine” that allowed users to compare the system generated comparisons and judge their validity.</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b/>
          <w:bCs/>
          <w:color w:val="000000"/>
        </w:rPr>
        <w:t>Use Case Name</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rPr>
        <w:t>Social Machine: Crowd source information accuracy relational application</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b/>
          <w:bCs/>
          <w:color w:val="000000"/>
        </w:rPr>
        <w:t>Goal</w:t>
      </w:r>
      <w:r w:rsidRPr="00981ED6">
        <w:rPr>
          <w:rFonts w:ascii="Times New Roman" w:eastAsia="Times New Roman" w:hAnsi="Times New Roman" w:cs="Times New Roman"/>
          <w:color w:val="000000"/>
          <w:sz w:val="27"/>
          <w:szCs w:val="27"/>
        </w:rPr>
        <w:br/>
      </w:r>
      <w:proofErr w:type="gramStart"/>
      <w:r w:rsidRPr="00981ED6">
        <w:rPr>
          <w:rFonts w:ascii="Times New Roman" w:eastAsia="Times New Roman" w:hAnsi="Times New Roman" w:cs="Times New Roman"/>
          <w:color w:val="000000"/>
        </w:rPr>
        <w:t>The</w:t>
      </w:r>
      <w:proofErr w:type="gramEnd"/>
      <w:r w:rsidRPr="00981ED6">
        <w:rPr>
          <w:rFonts w:ascii="Times New Roman" w:eastAsia="Times New Roman" w:hAnsi="Times New Roman" w:cs="Times New Roman"/>
          <w:color w:val="000000"/>
        </w:rPr>
        <w:t xml:space="preserve"> users of the Petrucci Music Library and/or the Choral Public Domain Library will have a way to communally develop associations between the </w:t>
      </w:r>
      <w:del w:id="430" w:author="student" w:date="2011-04-30T12:31:00Z">
        <w:r w:rsidRPr="00981ED6" w:rsidDel="00F456E7">
          <w:rPr>
            <w:rFonts w:ascii="Times New Roman" w:eastAsia="Times New Roman" w:hAnsi="Times New Roman" w:cs="Times New Roman"/>
            <w:color w:val="000000"/>
          </w:rPr>
          <w:delText xml:space="preserve">sites </w:delText>
        </w:r>
      </w:del>
      <w:ins w:id="431" w:author="student" w:date="2011-04-30T12:31:00Z">
        <w:r w:rsidR="00F456E7">
          <w:rPr>
            <w:rFonts w:ascii="Times New Roman" w:eastAsia="Times New Roman" w:hAnsi="Times New Roman" w:cs="Times New Roman"/>
            <w:color w:val="000000"/>
          </w:rPr>
          <w:t>pages</w:t>
        </w:r>
        <w:r w:rsidR="00F456E7" w:rsidRPr="00981ED6">
          <w:rPr>
            <w:rFonts w:ascii="Times New Roman" w:eastAsia="Times New Roman" w:hAnsi="Times New Roman" w:cs="Times New Roman"/>
            <w:color w:val="000000"/>
          </w:rPr>
          <w:t xml:space="preserve"> </w:t>
        </w:r>
      </w:ins>
      <w:del w:id="432" w:author="student" w:date="2011-04-30T12:30:00Z">
        <w:r w:rsidRPr="00981ED6" w:rsidDel="00F456E7">
          <w:rPr>
            <w:rFonts w:ascii="Times New Roman" w:eastAsia="Times New Roman" w:hAnsi="Times New Roman" w:cs="Times New Roman"/>
            <w:color w:val="000000"/>
          </w:rPr>
          <w:delText xml:space="preserve">based </w:delText>
        </w:r>
      </w:del>
      <w:ins w:id="433" w:author="student" w:date="2011-04-30T12:30:00Z">
        <w:r w:rsidR="00F456E7">
          <w:rPr>
            <w:rFonts w:ascii="Times New Roman" w:eastAsia="Times New Roman" w:hAnsi="Times New Roman" w:cs="Times New Roman"/>
            <w:color w:val="000000"/>
          </w:rPr>
          <w:t>of</w:t>
        </w:r>
      </w:ins>
      <w:del w:id="434" w:author="student" w:date="2011-04-30T12:31:00Z">
        <w:r w:rsidRPr="00981ED6" w:rsidDel="00F456E7">
          <w:rPr>
            <w:rFonts w:ascii="Times New Roman" w:eastAsia="Times New Roman" w:hAnsi="Times New Roman" w:cs="Times New Roman"/>
            <w:color w:val="000000"/>
          </w:rPr>
          <w:delText>on</w:delText>
        </w:r>
      </w:del>
      <w:r w:rsidRPr="00981ED6">
        <w:rPr>
          <w:rFonts w:ascii="Times New Roman" w:eastAsia="Times New Roman" w:hAnsi="Times New Roman" w:cs="Times New Roman"/>
          <w:color w:val="000000"/>
        </w:rPr>
        <w:t xml:space="preserve"> composer</w:t>
      </w:r>
      <w:ins w:id="435" w:author="student" w:date="2011-04-30T12:31:00Z">
        <w:r w:rsidR="00F456E7">
          <w:rPr>
            <w:rFonts w:ascii="Times New Roman" w:eastAsia="Times New Roman" w:hAnsi="Times New Roman" w:cs="Times New Roman"/>
            <w:color w:val="000000"/>
          </w:rPr>
          <w:t>s</w:t>
        </w:r>
      </w:ins>
      <w:r w:rsidRPr="00981ED6">
        <w:rPr>
          <w:rFonts w:ascii="Times New Roman" w:eastAsia="Times New Roman" w:hAnsi="Times New Roman" w:cs="Times New Roman"/>
          <w:color w:val="000000"/>
        </w:rPr>
        <w:t xml:space="preserve"> and scores.  </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b/>
          <w:bCs/>
          <w:color w:val="000000"/>
        </w:rPr>
        <w:t>Summary</w:t>
      </w:r>
      <w:r w:rsidRPr="00981ED6">
        <w:rPr>
          <w:rFonts w:ascii="Times New Roman" w:eastAsia="Times New Roman" w:hAnsi="Times New Roman" w:cs="Times New Roman"/>
          <w:color w:val="000000"/>
          <w:sz w:val="27"/>
          <w:szCs w:val="27"/>
        </w:rPr>
        <w:br/>
      </w:r>
      <w:proofErr w:type="gramStart"/>
      <w:r w:rsidRPr="00981ED6">
        <w:rPr>
          <w:rFonts w:ascii="Times New Roman" w:eastAsia="Times New Roman" w:hAnsi="Times New Roman" w:cs="Times New Roman"/>
          <w:color w:val="000000"/>
        </w:rPr>
        <w:t>The</w:t>
      </w:r>
      <w:proofErr w:type="gramEnd"/>
      <w:r w:rsidRPr="00981ED6">
        <w:rPr>
          <w:rFonts w:ascii="Times New Roman" w:eastAsia="Times New Roman" w:hAnsi="Times New Roman" w:cs="Times New Roman"/>
          <w:color w:val="000000"/>
        </w:rPr>
        <w:t xml:space="preserve"> user would access the Petrucci Music Library and/or the Choral Public Domain to help create associations between the sites based on composer and score. The user would go to the “Social Machine” section. The user would then be prompted to decide whether the two links were associated through a yes or no response. This activity is designed to </w:t>
      </w:r>
      <w:del w:id="436" w:author="student" w:date="2011-04-30T12:31:00Z">
        <w:r w:rsidRPr="00981ED6" w:rsidDel="00F456E7">
          <w:rPr>
            <w:rFonts w:ascii="Times New Roman" w:eastAsia="Times New Roman" w:hAnsi="Times New Roman" w:cs="Times New Roman"/>
            <w:color w:val="000000"/>
          </w:rPr>
          <w:delText xml:space="preserve">allow </w:delText>
        </w:r>
      </w:del>
      <w:ins w:id="437" w:author="student" w:date="2011-04-30T12:31:00Z">
        <w:r w:rsidR="00F456E7">
          <w:rPr>
            <w:rFonts w:ascii="Times New Roman" w:eastAsia="Times New Roman" w:hAnsi="Times New Roman" w:cs="Times New Roman"/>
            <w:color w:val="000000"/>
          </w:rPr>
          <w:t>give</w:t>
        </w:r>
        <w:r w:rsidR="00F456E7" w:rsidRPr="00981ED6">
          <w:rPr>
            <w:rFonts w:ascii="Times New Roman" w:eastAsia="Times New Roman" w:hAnsi="Times New Roman" w:cs="Times New Roman"/>
            <w:color w:val="000000"/>
          </w:rPr>
          <w:t xml:space="preserve"> </w:t>
        </w:r>
      </w:ins>
      <w:r w:rsidRPr="00981ED6">
        <w:rPr>
          <w:rFonts w:ascii="Times New Roman" w:eastAsia="Times New Roman" w:hAnsi="Times New Roman" w:cs="Times New Roman"/>
          <w:color w:val="000000"/>
        </w:rPr>
        <w:t xml:space="preserve">users the ability to cross reference </w:t>
      </w:r>
      <w:del w:id="438" w:author="student" w:date="2011-04-30T12:32:00Z">
        <w:r w:rsidRPr="00981ED6" w:rsidDel="00F456E7">
          <w:rPr>
            <w:rFonts w:ascii="Times New Roman" w:eastAsia="Times New Roman" w:hAnsi="Times New Roman" w:cs="Times New Roman"/>
            <w:color w:val="000000"/>
          </w:rPr>
          <w:delText>the two sites to</w:delText>
        </w:r>
      </w:del>
      <w:ins w:id="439" w:author="student" w:date="2011-04-30T12:32:00Z">
        <w:r w:rsidR="00F456E7">
          <w:rPr>
            <w:rFonts w:ascii="Times New Roman" w:eastAsia="Times New Roman" w:hAnsi="Times New Roman" w:cs="Times New Roman"/>
            <w:color w:val="000000"/>
          </w:rPr>
          <w:t>and to</w:t>
        </w:r>
      </w:ins>
      <w:r w:rsidRPr="00981ED6">
        <w:rPr>
          <w:rFonts w:ascii="Times New Roman" w:eastAsia="Times New Roman" w:hAnsi="Times New Roman" w:cs="Times New Roman"/>
          <w:color w:val="000000"/>
        </w:rPr>
        <w:t xml:space="preserve"> find the information on </w:t>
      </w:r>
      <w:del w:id="440" w:author="student" w:date="2011-04-30T12:32:00Z">
        <w:r w:rsidRPr="00981ED6" w:rsidDel="00F456E7">
          <w:rPr>
            <w:rFonts w:ascii="Times New Roman" w:eastAsia="Times New Roman" w:hAnsi="Times New Roman" w:cs="Times New Roman"/>
            <w:color w:val="000000"/>
          </w:rPr>
          <w:delText xml:space="preserve">the </w:delText>
        </w:r>
      </w:del>
      <w:ins w:id="441" w:author="student" w:date="2011-04-30T12:32:00Z">
        <w:r w:rsidR="00F456E7">
          <w:rPr>
            <w:rFonts w:ascii="Times New Roman" w:eastAsia="Times New Roman" w:hAnsi="Times New Roman" w:cs="Times New Roman"/>
            <w:color w:val="000000"/>
          </w:rPr>
          <w:t xml:space="preserve">both </w:t>
        </w:r>
      </w:ins>
      <w:r w:rsidRPr="00981ED6">
        <w:rPr>
          <w:rFonts w:ascii="Times New Roman" w:eastAsia="Times New Roman" w:hAnsi="Times New Roman" w:cs="Times New Roman"/>
          <w:color w:val="000000"/>
        </w:rPr>
        <w:t>sites. This allows the user input to add another layer of sophistication to creating associations. Prior to this application, string matching was the only way to cross reference the material. Through crowd sourcing it enables better accuracy of associations.</w:t>
      </w:r>
      <w:r w:rsidRPr="00981ED6">
        <w:rPr>
          <w:rFonts w:ascii="Times New Roman" w:eastAsia="Times New Roman" w:hAnsi="Times New Roman" w:cs="Times New Roman"/>
          <w:color w:val="000000"/>
          <w:sz w:val="27"/>
          <w:szCs w:val="27"/>
        </w:rPr>
        <w:br/>
      </w:r>
    </w:p>
    <w:p w:rsidR="00A702FB" w:rsidRDefault="00A702FB" w:rsidP="00E07744">
      <w:pPr>
        <w:tabs>
          <w:tab w:val="left" w:pos="-1170"/>
        </w:tabs>
        <w:ind w:left="-1170"/>
        <w:rPr>
          <w:rFonts w:ascii="Times New Roman" w:eastAsia="Times New Roman" w:hAnsi="Times New Roman" w:cs="Times New Roman"/>
          <w:color w:val="000000"/>
          <w:sz w:val="27"/>
          <w:szCs w:val="27"/>
        </w:rPr>
      </w:pPr>
      <w:r w:rsidRPr="00A702FB">
        <w:rPr>
          <w:rFonts w:ascii="Times New Roman" w:eastAsia="Times New Roman" w:hAnsi="Times New Roman" w:cs="Times New Roman"/>
          <w:color w:val="000000"/>
        </w:rPr>
        <w:t>Activity Diagram</w:t>
      </w:r>
      <w:r w:rsidR="00981ED6" w:rsidRPr="00981ED6">
        <w:rPr>
          <w:rFonts w:ascii="Times New Roman" w:eastAsia="Times New Roman" w:hAnsi="Times New Roman" w:cs="Times New Roman"/>
          <w:color w:val="000000"/>
          <w:sz w:val="27"/>
          <w:szCs w:val="27"/>
        </w:rPr>
        <w:br/>
      </w:r>
      <w:r w:rsidR="002C785D" w:rsidRPr="00981ED6">
        <w:rPr>
          <w:rFonts w:ascii="Times New Roman" w:eastAsia="Times New Roman" w:hAnsi="Times New Roman" w:cs="Times New Roman"/>
          <w:noProof/>
          <w:color w:val="000000"/>
          <w:sz w:val="27"/>
          <w:szCs w:val="27"/>
        </w:rPr>
        <w:drawing>
          <wp:inline distT="0" distB="0" distL="0" distR="0">
            <wp:extent cx="7581014" cy="2530391"/>
            <wp:effectExtent l="0" t="0" r="1270" b="3810"/>
            <wp:docPr id="3" name="Picture 3" descr="https://lh4.googleusercontent.com/gIAR8_WJveeZsq_g45XLoQ60b9d0dpKXYpBxhpSqT2UlNNeoblm5ki6z0efFbGirxokt30Bx4WF5CZJ5K5rm9U8aOryjJZwkyURZfvlegBGEMK4_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gIAR8_WJveeZsq_g45XLoQ60b9d0dpKXYpBxhpSqT2UlNNeoblm5ki6z0efFbGirxokt30Bx4WF5CZJ5K5rm9U8aOryjJZwkyURZfvlegBGEMK4_0w"/>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81265" cy="2530475"/>
                    </a:xfrm>
                    <a:prstGeom prst="rect">
                      <a:avLst/>
                    </a:prstGeom>
                    <a:noFill/>
                    <a:ln>
                      <a:noFill/>
                    </a:ln>
                  </pic:spPr>
                </pic:pic>
              </a:graphicData>
            </a:graphic>
          </wp:inline>
        </w:drawing>
      </w:r>
      <w:r w:rsidRPr="00981ED6">
        <w:rPr>
          <w:rFonts w:ascii="Times New Roman" w:eastAsia="Times New Roman" w:hAnsi="Times New Roman" w:cs="Times New Roman"/>
          <w:color w:val="000000"/>
          <w:sz w:val="27"/>
          <w:szCs w:val="27"/>
        </w:rPr>
        <w:t xml:space="preserve"> </w:t>
      </w:r>
    </w:p>
    <w:p w:rsidR="00E07744" w:rsidRDefault="00981ED6" w:rsidP="00E07744">
      <w:pPr>
        <w:spacing w:after="0"/>
        <w:rPr>
          <w:rFonts w:ascii="Times New Roman" w:eastAsia="Times New Roman" w:hAnsi="Times New Roman" w:cs="Times New Roman"/>
          <w:color w:val="000000"/>
          <w:sz w:val="27"/>
          <w:szCs w:val="27"/>
        </w:rPr>
      </w:pPr>
      <w:r w:rsidRPr="00981ED6">
        <w:rPr>
          <w:rFonts w:ascii="Times New Roman" w:eastAsia="Times New Roman" w:hAnsi="Times New Roman" w:cs="Times New Roman"/>
          <w:b/>
          <w:bCs/>
          <w:color w:val="000000"/>
        </w:rPr>
        <w:t>Actors</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rPr>
        <w:t>Primary: Teachers</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rPr>
        <w:t>Primary: Musicians</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rPr>
        <w:t>Primary: Anyone involved in the community</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sz w:val="27"/>
          <w:szCs w:val="27"/>
        </w:rPr>
        <w:br/>
      </w:r>
      <w:proofErr w:type="gramStart"/>
      <w:r w:rsidRPr="00981ED6">
        <w:rPr>
          <w:rFonts w:ascii="Times New Roman" w:eastAsia="Times New Roman" w:hAnsi="Times New Roman" w:cs="Times New Roman"/>
          <w:color w:val="000000"/>
        </w:rPr>
        <w:t>These</w:t>
      </w:r>
      <w:proofErr w:type="gramEnd"/>
      <w:r w:rsidRPr="00981ED6">
        <w:rPr>
          <w:rFonts w:ascii="Times New Roman" w:eastAsia="Times New Roman" w:hAnsi="Times New Roman" w:cs="Times New Roman"/>
          <w:color w:val="000000"/>
        </w:rPr>
        <w:t xml:space="preserve"> actors repeat</w:t>
      </w:r>
      <w:ins w:id="442" w:author="student" w:date="2011-04-30T12:33:00Z">
        <w:r w:rsidR="00F456E7">
          <w:rPr>
            <w:rFonts w:ascii="Times New Roman" w:eastAsia="Times New Roman" w:hAnsi="Times New Roman" w:cs="Times New Roman"/>
            <w:color w:val="000000"/>
          </w:rPr>
          <w:t>edly</w:t>
        </w:r>
      </w:ins>
      <w:r w:rsidRPr="00981ED6">
        <w:rPr>
          <w:rFonts w:ascii="Times New Roman" w:eastAsia="Times New Roman" w:hAnsi="Times New Roman" w:cs="Times New Roman"/>
          <w:color w:val="000000"/>
        </w:rPr>
        <w:t xml:space="preserve"> answer</w:t>
      </w:r>
      <w:del w:id="443" w:author="student" w:date="2011-04-30T12:34:00Z">
        <w:r w:rsidRPr="00981ED6" w:rsidDel="00F456E7">
          <w:rPr>
            <w:rFonts w:ascii="Times New Roman" w:eastAsia="Times New Roman" w:hAnsi="Times New Roman" w:cs="Times New Roman"/>
            <w:color w:val="000000"/>
          </w:rPr>
          <w:delText>ing</w:delText>
        </w:r>
      </w:del>
      <w:r w:rsidRPr="00981ED6">
        <w:rPr>
          <w:rFonts w:ascii="Times New Roman" w:eastAsia="Times New Roman" w:hAnsi="Times New Roman" w:cs="Times New Roman"/>
          <w:color w:val="000000"/>
        </w:rPr>
        <w:t xml:space="preserve"> association questions until they no longer choose to do so.</w:t>
      </w:r>
    </w:p>
    <w:p w:rsidR="003C6EFA" w:rsidRDefault="00981ED6" w:rsidP="00E07744">
      <w:pPr>
        <w:spacing w:after="0"/>
        <w:rPr>
          <w:rFonts w:ascii="Times New Roman" w:eastAsia="Times New Roman" w:hAnsi="Times New Roman" w:cs="Times New Roman"/>
          <w:b/>
          <w:bCs/>
          <w:color w:val="000000"/>
        </w:rPr>
      </w:pPr>
      <w:r w:rsidRPr="00981ED6">
        <w:rPr>
          <w:rFonts w:ascii="Times New Roman" w:eastAsia="Times New Roman" w:hAnsi="Times New Roman" w:cs="Times New Roman"/>
          <w:color w:val="000000"/>
          <w:sz w:val="27"/>
          <w:szCs w:val="27"/>
        </w:rPr>
        <w:lastRenderedPageBreak/>
        <w:br/>
      </w:r>
    </w:p>
    <w:p w:rsidR="00981ED6" w:rsidRPr="00981ED6" w:rsidRDefault="00981ED6" w:rsidP="00E07744">
      <w:pPr>
        <w:spacing w:after="0"/>
        <w:rPr>
          <w:rFonts w:ascii="Times New Roman" w:eastAsia="Times New Roman" w:hAnsi="Times New Roman" w:cs="Times New Roman"/>
          <w:b/>
          <w:bCs/>
          <w:color w:val="000000"/>
          <w:sz w:val="24"/>
          <w:szCs w:val="24"/>
        </w:rPr>
      </w:pPr>
      <w:r w:rsidRPr="00981ED6">
        <w:rPr>
          <w:rFonts w:ascii="Times New Roman" w:eastAsia="Times New Roman" w:hAnsi="Times New Roman" w:cs="Times New Roman"/>
          <w:b/>
          <w:bCs/>
          <w:color w:val="000000"/>
        </w:rPr>
        <w:t>Preconditions</w:t>
      </w:r>
    </w:p>
    <w:p w:rsidR="00981ED6" w:rsidRPr="00E07744" w:rsidRDefault="00981ED6" w:rsidP="00E07744">
      <w:pPr>
        <w:pStyle w:val="ListParagraph"/>
        <w:numPr>
          <w:ilvl w:val="0"/>
          <w:numId w:val="17"/>
        </w:numPr>
        <w:spacing w:after="0"/>
        <w:rPr>
          <w:rFonts w:ascii="Times New Roman" w:eastAsia="Times New Roman" w:hAnsi="Times New Roman" w:cs="Times New Roman"/>
          <w:color w:val="000000"/>
        </w:rPr>
      </w:pPr>
      <w:del w:id="444" w:author="student" w:date="2011-04-30T12:34:00Z">
        <w:r w:rsidRPr="00E07744" w:rsidDel="00F456E7">
          <w:rPr>
            <w:rFonts w:ascii="Times New Roman" w:eastAsia="Times New Roman" w:hAnsi="Times New Roman" w:cs="Times New Roman"/>
            <w:color w:val="000000"/>
          </w:rPr>
          <w:delText xml:space="preserve">Has </w:delText>
        </w:r>
      </w:del>
      <w:ins w:id="445" w:author="student" w:date="2011-04-30T12:34:00Z">
        <w:r w:rsidR="00F456E7">
          <w:rPr>
            <w:rFonts w:ascii="Times New Roman" w:eastAsia="Times New Roman" w:hAnsi="Times New Roman" w:cs="Times New Roman"/>
            <w:color w:val="000000"/>
          </w:rPr>
          <w:t xml:space="preserve">There are </w:t>
        </w:r>
      </w:ins>
      <w:del w:id="446" w:author="student" w:date="2011-04-30T12:34:00Z">
        <w:r w:rsidRPr="00E07744" w:rsidDel="00F456E7">
          <w:rPr>
            <w:rFonts w:ascii="Times New Roman" w:eastAsia="Times New Roman" w:hAnsi="Times New Roman" w:cs="Times New Roman"/>
            <w:color w:val="000000"/>
          </w:rPr>
          <w:delText>to be</w:delText>
        </w:r>
      </w:del>
      <w:r w:rsidRPr="00E07744">
        <w:rPr>
          <w:rFonts w:ascii="Times New Roman" w:eastAsia="Times New Roman" w:hAnsi="Times New Roman" w:cs="Times New Roman"/>
          <w:color w:val="000000"/>
        </w:rPr>
        <w:t xml:space="preserve"> pages on the </w:t>
      </w:r>
      <w:del w:id="447" w:author="student" w:date="2011-04-30T12:34:00Z">
        <w:r w:rsidRPr="00E07744" w:rsidDel="00F456E7">
          <w:rPr>
            <w:rFonts w:ascii="Times New Roman" w:eastAsia="Times New Roman" w:hAnsi="Times New Roman" w:cs="Times New Roman"/>
            <w:color w:val="000000"/>
          </w:rPr>
          <w:delText>W</w:delText>
        </w:r>
      </w:del>
      <w:ins w:id="448" w:author="student" w:date="2011-04-30T12:34:00Z">
        <w:r w:rsidR="00F456E7">
          <w:rPr>
            <w:rFonts w:ascii="Times New Roman" w:eastAsia="Times New Roman" w:hAnsi="Times New Roman" w:cs="Times New Roman"/>
            <w:color w:val="000000"/>
          </w:rPr>
          <w:t>w</w:t>
        </w:r>
      </w:ins>
      <w:r w:rsidRPr="00E07744">
        <w:rPr>
          <w:rFonts w:ascii="Times New Roman" w:eastAsia="Times New Roman" w:hAnsi="Times New Roman" w:cs="Times New Roman"/>
          <w:color w:val="000000"/>
        </w:rPr>
        <w:t>ikis to compare</w:t>
      </w:r>
    </w:p>
    <w:p w:rsidR="00981ED6" w:rsidRPr="00E07744" w:rsidRDefault="00981ED6" w:rsidP="00E07744">
      <w:pPr>
        <w:pStyle w:val="ListParagraph"/>
        <w:numPr>
          <w:ilvl w:val="0"/>
          <w:numId w:val="17"/>
        </w:numPr>
        <w:spacing w:after="0"/>
        <w:rPr>
          <w:rFonts w:ascii="Times New Roman" w:eastAsia="Times New Roman" w:hAnsi="Times New Roman" w:cs="Times New Roman"/>
          <w:color w:val="000000"/>
        </w:rPr>
      </w:pPr>
      <w:r w:rsidRPr="00E07744">
        <w:rPr>
          <w:rFonts w:ascii="Times New Roman" w:eastAsia="Times New Roman" w:hAnsi="Times New Roman" w:cs="Times New Roman"/>
          <w:color w:val="000000"/>
        </w:rPr>
        <w:t>The sites are up and available</w:t>
      </w:r>
    </w:p>
    <w:p w:rsidR="00981ED6" w:rsidRPr="00E07744" w:rsidRDefault="00981ED6" w:rsidP="00E07744">
      <w:pPr>
        <w:pStyle w:val="ListParagraph"/>
        <w:numPr>
          <w:ilvl w:val="0"/>
          <w:numId w:val="17"/>
        </w:numPr>
        <w:spacing w:after="0"/>
        <w:rPr>
          <w:rFonts w:ascii="Times New Roman" w:eastAsia="Times New Roman" w:hAnsi="Times New Roman" w:cs="Times New Roman"/>
          <w:color w:val="000000"/>
        </w:rPr>
      </w:pPr>
      <w:r w:rsidRPr="00E07744">
        <w:rPr>
          <w:rFonts w:ascii="Times New Roman" w:eastAsia="Times New Roman" w:hAnsi="Times New Roman" w:cs="Times New Roman"/>
          <w:color w:val="000000"/>
        </w:rPr>
        <w:t>“Social Machine” is functional</w:t>
      </w:r>
    </w:p>
    <w:p w:rsidR="00981ED6" w:rsidRPr="00E07744" w:rsidRDefault="00F456E7" w:rsidP="00E07744">
      <w:pPr>
        <w:pStyle w:val="ListParagraph"/>
        <w:numPr>
          <w:ilvl w:val="0"/>
          <w:numId w:val="17"/>
        </w:numPr>
        <w:spacing w:after="0"/>
        <w:rPr>
          <w:rFonts w:ascii="Times New Roman" w:eastAsia="Times New Roman" w:hAnsi="Times New Roman" w:cs="Times New Roman"/>
          <w:color w:val="000000"/>
        </w:rPr>
      </w:pPr>
      <w:ins w:id="449" w:author="student" w:date="2011-04-30T12:34:00Z">
        <w:r>
          <w:rPr>
            <w:rFonts w:ascii="Times New Roman" w:eastAsia="Times New Roman" w:hAnsi="Times New Roman" w:cs="Times New Roman"/>
            <w:color w:val="000000"/>
          </w:rPr>
          <w:t xml:space="preserve">The user has </w:t>
        </w:r>
      </w:ins>
      <w:r w:rsidR="00981ED6" w:rsidRPr="00E07744">
        <w:rPr>
          <w:rFonts w:ascii="Times New Roman" w:eastAsia="Times New Roman" w:hAnsi="Times New Roman" w:cs="Times New Roman"/>
          <w:color w:val="000000"/>
        </w:rPr>
        <w:t>Internet access</w:t>
      </w:r>
    </w:p>
    <w:p w:rsidR="00A702FB" w:rsidRDefault="00981ED6" w:rsidP="00E07744">
      <w:pPr>
        <w:spacing w:after="0"/>
        <w:rPr>
          <w:rFonts w:ascii="Times New Roman" w:eastAsia="Times New Roman" w:hAnsi="Times New Roman" w:cs="Times New Roman"/>
          <w:color w:val="000000"/>
          <w:sz w:val="27"/>
          <w:szCs w:val="27"/>
        </w:rPr>
      </w:pP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b/>
          <w:bCs/>
          <w:color w:val="000000"/>
        </w:rPr>
        <w:t>Triggers</w:t>
      </w:r>
    </w:p>
    <w:p w:rsidR="00981ED6" w:rsidRPr="00981ED6" w:rsidRDefault="00981ED6" w:rsidP="00E07744">
      <w:pPr>
        <w:spacing w:after="0"/>
        <w:rPr>
          <w:rFonts w:ascii="Times New Roman" w:eastAsia="Times New Roman" w:hAnsi="Times New Roman" w:cs="Times New Roman"/>
          <w:color w:val="000000"/>
          <w:sz w:val="27"/>
          <w:szCs w:val="27"/>
        </w:rPr>
      </w:pPr>
      <w:r w:rsidRPr="00981ED6">
        <w:rPr>
          <w:rFonts w:ascii="Times New Roman" w:eastAsia="Times New Roman" w:hAnsi="Times New Roman" w:cs="Times New Roman"/>
          <w:color w:val="000000"/>
        </w:rPr>
        <w:t>The user initiates the “Social Machine” application</w:t>
      </w:r>
    </w:p>
    <w:p w:rsidR="00981ED6" w:rsidRPr="00981ED6" w:rsidRDefault="00981ED6" w:rsidP="00E07744">
      <w:pPr>
        <w:spacing w:after="0"/>
        <w:rPr>
          <w:rFonts w:ascii="Times New Roman" w:eastAsia="Times New Roman" w:hAnsi="Times New Roman" w:cs="Times New Roman"/>
          <w:color w:val="000000"/>
          <w:sz w:val="27"/>
          <w:szCs w:val="27"/>
        </w:rPr>
      </w:pP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b/>
          <w:bCs/>
          <w:color w:val="000000"/>
        </w:rPr>
        <w:t>Basic Flow</w:t>
      </w:r>
    </w:p>
    <w:p w:rsidR="00981ED6" w:rsidRPr="00E07744" w:rsidRDefault="00981ED6" w:rsidP="00E07744">
      <w:pPr>
        <w:pStyle w:val="ListParagraph"/>
        <w:numPr>
          <w:ilvl w:val="0"/>
          <w:numId w:val="16"/>
        </w:numPr>
        <w:spacing w:after="0"/>
        <w:rPr>
          <w:rFonts w:ascii="Times New Roman" w:eastAsia="Times New Roman" w:hAnsi="Times New Roman" w:cs="Times New Roman"/>
          <w:color w:val="000000"/>
        </w:rPr>
      </w:pPr>
      <w:r w:rsidRPr="00E07744">
        <w:rPr>
          <w:rFonts w:ascii="Times New Roman" w:eastAsia="Times New Roman" w:hAnsi="Times New Roman" w:cs="Times New Roman"/>
          <w:color w:val="000000"/>
        </w:rPr>
        <w:t>The</w:t>
      </w:r>
      <w:ins w:id="450" w:author="student" w:date="2011-04-30T12:34:00Z">
        <w:r w:rsidR="00F456E7">
          <w:rPr>
            <w:rFonts w:ascii="Times New Roman" w:eastAsia="Times New Roman" w:hAnsi="Times New Roman" w:cs="Times New Roman"/>
            <w:color w:val="000000"/>
          </w:rPr>
          <w:t xml:space="preserve"> user</w:t>
        </w:r>
      </w:ins>
      <w:r w:rsidRPr="00E07744">
        <w:rPr>
          <w:rFonts w:ascii="Times New Roman" w:eastAsia="Times New Roman" w:hAnsi="Times New Roman" w:cs="Times New Roman"/>
          <w:color w:val="000000"/>
        </w:rPr>
        <w:t xml:space="preserve"> initiates the “Social Machine”</w:t>
      </w:r>
    </w:p>
    <w:p w:rsidR="00981ED6" w:rsidRPr="00E07744" w:rsidRDefault="00981ED6" w:rsidP="00E07744">
      <w:pPr>
        <w:pStyle w:val="ListParagraph"/>
        <w:numPr>
          <w:ilvl w:val="0"/>
          <w:numId w:val="16"/>
        </w:numPr>
        <w:spacing w:after="0"/>
        <w:rPr>
          <w:rFonts w:ascii="Times New Roman" w:eastAsia="Times New Roman" w:hAnsi="Times New Roman" w:cs="Times New Roman"/>
          <w:color w:val="000000"/>
        </w:rPr>
      </w:pPr>
      <w:r w:rsidRPr="00E07744">
        <w:rPr>
          <w:rFonts w:ascii="Times New Roman" w:eastAsia="Times New Roman" w:hAnsi="Times New Roman" w:cs="Times New Roman"/>
          <w:color w:val="000000"/>
        </w:rPr>
        <w:t xml:space="preserve">The user is prompted to decide whether two web pages from </w:t>
      </w:r>
      <w:ins w:id="451" w:author="student" w:date="2011-04-30T12:34:00Z">
        <w:r w:rsidR="00F456E7">
          <w:rPr>
            <w:rFonts w:ascii="Times New Roman" w:eastAsia="Times New Roman" w:hAnsi="Times New Roman" w:cs="Times New Roman"/>
            <w:color w:val="000000"/>
          </w:rPr>
          <w:t>the</w:t>
        </w:r>
        <w:r w:rsidR="00F456E7">
          <w:rPr>
            <w:rFonts w:ascii="Times New Roman" w:eastAsia="Times New Roman" w:hAnsi="Times New Roman" w:cs="Times New Roman"/>
            <w:color w:val="000000"/>
          </w:rPr>
          <w:t xml:space="preserve"> </w:t>
        </w:r>
      </w:ins>
      <w:r w:rsidRPr="00E07744">
        <w:rPr>
          <w:rFonts w:ascii="Times New Roman" w:eastAsia="Times New Roman" w:hAnsi="Times New Roman" w:cs="Times New Roman"/>
          <w:color w:val="000000"/>
        </w:rPr>
        <w:t>separate wikis are associated with a yes or no response. The decision is based on attributes pulled from both the wikis and links to the pages for further information gathering.</w:t>
      </w:r>
    </w:p>
    <w:p w:rsidR="00981ED6" w:rsidRPr="00E07744" w:rsidRDefault="00981ED6" w:rsidP="00E07744">
      <w:pPr>
        <w:pStyle w:val="ListParagraph"/>
        <w:numPr>
          <w:ilvl w:val="0"/>
          <w:numId w:val="16"/>
        </w:numPr>
        <w:spacing w:after="0"/>
        <w:rPr>
          <w:rFonts w:ascii="Times New Roman" w:eastAsia="Times New Roman" w:hAnsi="Times New Roman" w:cs="Times New Roman"/>
          <w:color w:val="000000"/>
        </w:rPr>
      </w:pPr>
      <w:r w:rsidRPr="00E07744">
        <w:rPr>
          <w:rFonts w:ascii="Times New Roman" w:eastAsia="Times New Roman" w:hAnsi="Times New Roman" w:cs="Times New Roman"/>
          <w:color w:val="000000"/>
        </w:rPr>
        <w:t xml:space="preserve">After the choice is made, another combination is </w:t>
      </w:r>
      <w:del w:id="452" w:author="student" w:date="2011-04-30T12:35:00Z">
        <w:r w:rsidRPr="00E07744" w:rsidDel="00F456E7">
          <w:rPr>
            <w:rFonts w:ascii="Times New Roman" w:eastAsia="Times New Roman" w:hAnsi="Times New Roman" w:cs="Times New Roman"/>
            <w:color w:val="000000"/>
          </w:rPr>
          <w:delText>created</w:delText>
        </w:r>
      </w:del>
      <w:ins w:id="453" w:author="student" w:date="2011-04-30T12:35:00Z">
        <w:r w:rsidR="00F456E7">
          <w:rPr>
            <w:rFonts w:ascii="Times New Roman" w:eastAsia="Times New Roman" w:hAnsi="Times New Roman" w:cs="Times New Roman"/>
            <w:color w:val="000000"/>
          </w:rPr>
          <w:t>displayed</w:t>
        </w:r>
      </w:ins>
      <w:r w:rsidRPr="00E07744">
        <w:rPr>
          <w:rFonts w:ascii="Times New Roman" w:eastAsia="Times New Roman" w:hAnsi="Times New Roman" w:cs="Times New Roman"/>
          <w:color w:val="000000"/>
        </w:rPr>
        <w:t>.</w:t>
      </w:r>
    </w:p>
    <w:p w:rsidR="00981ED6" w:rsidRPr="00E07744" w:rsidRDefault="00981ED6" w:rsidP="00E07744">
      <w:pPr>
        <w:pStyle w:val="ListParagraph"/>
        <w:numPr>
          <w:ilvl w:val="0"/>
          <w:numId w:val="16"/>
        </w:numPr>
        <w:spacing w:after="0"/>
        <w:rPr>
          <w:rFonts w:ascii="Times New Roman" w:eastAsia="Times New Roman" w:hAnsi="Times New Roman" w:cs="Times New Roman"/>
          <w:color w:val="000000"/>
        </w:rPr>
      </w:pPr>
      <w:r w:rsidRPr="00E07744">
        <w:rPr>
          <w:rFonts w:ascii="Times New Roman" w:eastAsia="Times New Roman" w:hAnsi="Times New Roman" w:cs="Times New Roman"/>
          <w:color w:val="000000"/>
        </w:rPr>
        <w:t>The process is iterated until the user ceases to partake in the application.</w:t>
      </w:r>
    </w:p>
    <w:p w:rsidR="00981ED6" w:rsidRPr="00981ED6" w:rsidRDefault="00981ED6" w:rsidP="00E07744">
      <w:pPr>
        <w:spacing w:after="0"/>
        <w:rPr>
          <w:rFonts w:ascii="Times New Roman" w:eastAsia="Times New Roman" w:hAnsi="Times New Roman" w:cs="Times New Roman"/>
          <w:color w:val="000000"/>
        </w:rPr>
      </w:pP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b/>
          <w:bCs/>
          <w:color w:val="000000"/>
        </w:rPr>
        <w:t>Alternate Flow</w:t>
      </w:r>
      <w:r w:rsidRPr="00981ED6">
        <w:rPr>
          <w:rFonts w:ascii="Times New Roman" w:eastAsia="Times New Roman" w:hAnsi="Times New Roman" w:cs="Times New Roman"/>
          <w:color w:val="000000"/>
          <w:sz w:val="27"/>
          <w:szCs w:val="27"/>
        </w:rPr>
        <w:br/>
      </w:r>
      <w:proofErr w:type="gramStart"/>
      <w:r w:rsidRPr="00981ED6">
        <w:rPr>
          <w:rFonts w:ascii="Times New Roman" w:eastAsia="Times New Roman" w:hAnsi="Times New Roman" w:cs="Times New Roman"/>
          <w:color w:val="000000"/>
        </w:rPr>
        <w:t>There</w:t>
      </w:r>
      <w:proofErr w:type="gramEnd"/>
      <w:r w:rsidRPr="00981ED6">
        <w:rPr>
          <w:rFonts w:ascii="Times New Roman" w:eastAsia="Times New Roman" w:hAnsi="Times New Roman" w:cs="Times New Roman"/>
          <w:color w:val="000000"/>
        </w:rPr>
        <w:t xml:space="preserve"> are none</w:t>
      </w:r>
      <w:r w:rsidR="00A702FB">
        <w:rPr>
          <w:rFonts w:ascii="Times New Roman" w:eastAsia="Times New Roman" w:hAnsi="Times New Roman" w:cs="Times New Roman"/>
          <w:color w:val="000000"/>
        </w:rPr>
        <w:t>.</w:t>
      </w:r>
    </w:p>
    <w:p w:rsidR="00981ED6" w:rsidRPr="00981ED6" w:rsidRDefault="00981ED6" w:rsidP="00E07744">
      <w:pPr>
        <w:spacing w:after="0"/>
        <w:rPr>
          <w:rFonts w:ascii="Times New Roman" w:eastAsia="Times New Roman" w:hAnsi="Times New Roman" w:cs="Times New Roman"/>
          <w:color w:val="000000"/>
          <w:sz w:val="27"/>
          <w:szCs w:val="27"/>
        </w:rPr>
      </w:pP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b/>
          <w:bCs/>
          <w:color w:val="000000"/>
        </w:rPr>
        <w:t>Post Conditions</w:t>
      </w:r>
      <w:r w:rsidRPr="00981ED6">
        <w:rPr>
          <w:rFonts w:ascii="Times New Roman" w:eastAsia="Times New Roman" w:hAnsi="Times New Roman" w:cs="Times New Roman"/>
          <w:color w:val="000000"/>
          <w:sz w:val="27"/>
          <w:szCs w:val="27"/>
        </w:rPr>
        <w:br/>
      </w:r>
      <w:proofErr w:type="gramStart"/>
      <w:r w:rsidRPr="00981ED6">
        <w:rPr>
          <w:rFonts w:ascii="Times New Roman" w:eastAsia="Times New Roman" w:hAnsi="Times New Roman" w:cs="Times New Roman"/>
          <w:color w:val="000000"/>
        </w:rPr>
        <w:t>The</w:t>
      </w:r>
      <w:proofErr w:type="gramEnd"/>
      <w:r w:rsidRPr="00981ED6">
        <w:rPr>
          <w:rFonts w:ascii="Times New Roman" w:eastAsia="Times New Roman" w:hAnsi="Times New Roman" w:cs="Times New Roman"/>
          <w:color w:val="000000"/>
        </w:rPr>
        <w:t xml:space="preserve"> user is viewing either a composer page or a music score page on the second wiki.</w:t>
      </w:r>
      <w:r w:rsidR="00A702FB">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b/>
          <w:bCs/>
          <w:color w:val="000000"/>
        </w:rPr>
        <w:t>Resources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Change w:id="454" w:author="student" w:date="2011-04-30T12:35:00Z">
          <w:tblPr>
            <w:tblW w:w="0" w:type="auto"/>
            <w:tblCellMar>
              <w:top w:w="15" w:type="dxa"/>
              <w:left w:w="15" w:type="dxa"/>
              <w:bottom w:w="15" w:type="dxa"/>
              <w:right w:w="15" w:type="dxa"/>
            </w:tblCellMar>
            <w:tblLook w:val="04A0"/>
          </w:tblPr>
        </w:tblPrChange>
      </w:tblPr>
      <w:tblGrid>
        <w:gridCol w:w="1739"/>
        <w:gridCol w:w="895"/>
        <w:gridCol w:w="1640"/>
        <w:gridCol w:w="2701"/>
        <w:gridCol w:w="1272"/>
        <w:gridCol w:w="1323"/>
        <w:tblGridChange w:id="455">
          <w:tblGrid>
            <w:gridCol w:w="1739"/>
            <w:gridCol w:w="895"/>
            <w:gridCol w:w="1640"/>
            <w:gridCol w:w="2701"/>
            <w:gridCol w:w="1272"/>
            <w:gridCol w:w="1323"/>
          </w:tblGrid>
        </w:tblGridChange>
      </w:tblGrid>
      <w:tr w:rsidR="00981ED6" w:rsidRPr="00981ED6" w:rsidTr="00F456E7">
        <w:tc>
          <w:tcPr>
            <w:tcW w:w="0" w:type="auto"/>
            <w:tcMar>
              <w:top w:w="105" w:type="dxa"/>
              <w:left w:w="105" w:type="dxa"/>
              <w:bottom w:w="105" w:type="dxa"/>
              <w:right w:w="105" w:type="dxa"/>
            </w:tcMar>
            <w:hideMark/>
            <w:tcPrChange w:id="456" w:author="student" w:date="2011-04-30T12:35: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b/>
                <w:bCs/>
                <w:color w:val="000000"/>
              </w:rPr>
              <w:t>Data</w:t>
            </w:r>
          </w:p>
        </w:tc>
        <w:tc>
          <w:tcPr>
            <w:tcW w:w="0" w:type="auto"/>
            <w:tcMar>
              <w:top w:w="105" w:type="dxa"/>
              <w:left w:w="105" w:type="dxa"/>
              <w:bottom w:w="105" w:type="dxa"/>
              <w:right w:w="105" w:type="dxa"/>
            </w:tcMar>
            <w:hideMark/>
            <w:tcPrChange w:id="457" w:author="student" w:date="2011-04-30T12:35: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b/>
                <w:bCs/>
                <w:color w:val="000000"/>
              </w:rPr>
              <w:t>Type</w:t>
            </w:r>
          </w:p>
        </w:tc>
        <w:tc>
          <w:tcPr>
            <w:tcW w:w="0" w:type="auto"/>
            <w:tcMar>
              <w:top w:w="105" w:type="dxa"/>
              <w:left w:w="105" w:type="dxa"/>
              <w:bottom w:w="105" w:type="dxa"/>
              <w:right w:w="105" w:type="dxa"/>
            </w:tcMar>
            <w:hideMark/>
            <w:tcPrChange w:id="458" w:author="student" w:date="2011-04-30T12:35: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b/>
                <w:bCs/>
                <w:color w:val="000000"/>
              </w:rPr>
              <w:t>Characteristics</w:t>
            </w:r>
          </w:p>
        </w:tc>
        <w:tc>
          <w:tcPr>
            <w:tcW w:w="0" w:type="auto"/>
            <w:tcMar>
              <w:top w:w="105" w:type="dxa"/>
              <w:left w:w="105" w:type="dxa"/>
              <w:bottom w:w="105" w:type="dxa"/>
              <w:right w:w="105" w:type="dxa"/>
            </w:tcMar>
            <w:hideMark/>
            <w:tcPrChange w:id="459" w:author="student" w:date="2011-04-30T12:35: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b/>
                <w:bCs/>
                <w:color w:val="000000"/>
              </w:rPr>
              <w:t>Description</w:t>
            </w:r>
          </w:p>
        </w:tc>
        <w:tc>
          <w:tcPr>
            <w:tcW w:w="0" w:type="auto"/>
            <w:tcMar>
              <w:top w:w="105" w:type="dxa"/>
              <w:left w:w="105" w:type="dxa"/>
              <w:bottom w:w="105" w:type="dxa"/>
              <w:right w:w="105" w:type="dxa"/>
            </w:tcMar>
            <w:hideMark/>
            <w:tcPrChange w:id="460" w:author="student" w:date="2011-04-30T12:35: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b/>
                <w:bCs/>
                <w:color w:val="000000"/>
              </w:rPr>
              <w:t>Owner</w:t>
            </w:r>
          </w:p>
        </w:tc>
        <w:tc>
          <w:tcPr>
            <w:tcW w:w="0" w:type="auto"/>
            <w:tcMar>
              <w:top w:w="105" w:type="dxa"/>
              <w:left w:w="105" w:type="dxa"/>
              <w:bottom w:w="105" w:type="dxa"/>
              <w:right w:w="105" w:type="dxa"/>
            </w:tcMar>
            <w:hideMark/>
            <w:tcPrChange w:id="461" w:author="student" w:date="2011-04-30T12:35: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b/>
                <w:bCs/>
                <w:color w:val="000000"/>
              </w:rPr>
              <w:t>Source System</w:t>
            </w:r>
          </w:p>
        </w:tc>
      </w:tr>
      <w:tr w:rsidR="00981ED6" w:rsidRPr="00981ED6" w:rsidTr="00F456E7">
        <w:tc>
          <w:tcPr>
            <w:tcW w:w="0" w:type="auto"/>
            <w:tcMar>
              <w:top w:w="105" w:type="dxa"/>
              <w:left w:w="105" w:type="dxa"/>
              <w:bottom w:w="105" w:type="dxa"/>
              <w:right w:w="105" w:type="dxa"/>
            </w:tcMar>
            <w:hideMark/>
            <w:tcPrChange w:id="462" w:author="student" w:date="2011-04-30T12:35: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Petrucci Music Library</w:t>
            </w:r>
          </w:p>
        </w:tc>
        <w:tc>
          <w:tcPr>
            <w:tcW w:w="0" w:type="auto"/>
            <w:tcMar>
              <w:top w:w="105" w:type="dxa"/>
              <w:left w:w="105" w:type="dxa"/>
              <w:bottom w:w="105" w:type="dxa"/>
              <w:right w:w="105" w:type="dxa"/>
            </w:tcMar>
            <w:hideMark/>
            <w:tcPrChange w:id="463" w:author="student" w:date="2011-04-30T12:35: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Remote</w:t>
            </w:r>
          </w:p>
        </w:tc>
        <w:tc>
          <w:tcPr>
            <w:tcW w:w="0" w:type="auto"/>
            <w:tcMar>
              <w:top w:w="105" w:type="dxa"/>
              <w:left w:w="105" w:type="dxa"/>
              <w:bottom w:w="105" w:type="dxa"/>
              <w:right w:w="105" w:type="dxa"/>
            </w:tcMar>
            <w:hideMark/>
            <w:tcPrChange w:id="464" w:author="student" w:date="2011-04-30T12:35: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981ED6" w:rsidRPr="00981ED6" w:rsidRDefault="00981ED6" w:rsidP="00EA683C">
            <w:pPr>
              <w:rPr>
                <w:rFonts w:ascii="Times New Roman" w:eastAsia="Times New Roman" w:hAnsi="Times New Roman" w:cs="Times New Roman"/>
                <w:sz w:val="1"/>
                <w:szCs w:val="24"/>
              </w:rPr>
            </w:pPr>
          </w:p>
        </w:tc>
        <w:tc>
          <w:tcPr>
            <w:tcW w:w="0" w:type="auto"/>
            <w:tcMar>
              <w:top w:w="105" w:type="dxa"/>
              <w:left w:w="105" w:type="dxa"/>
              <w:bottom w:w="105" w:type="dxa"/>
              <w:right w:w="105" w:type="dxa"/>
            </w:tcMar>
            <w:hideMark/>
            <w:tcPrChange w:id="465" w:author="student" w:date="2011-04-30T12:35: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Wiki music information site</w:t>
            </w:r>
          </w:p>
        </w:tc>
        <w:tc>
          <w:tcPr>
            <w:tcW w:w="0" w:type="auto"/>
            <w:tcMar>
              <w:top w:w="105" w:type="dxa"/>
              <w:left w:w="105" w:type="dxa"/>
              <w:bottom w:w="105" w:type="dxa"/>
              <w:right w:w="105" w:type="dxa"/>
            </w:tcMar>
            <w:hideMark/>
            <w:tcPrChange w:id="466" w:author="student" w:date="2011-04-30T12:35: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Project Petrucci LLC</w:t>
            </w:r>
          </w:p>
        </w:tc>
        <w:tc>
          <w:tcPr>
            <w:tcW w:w="0" w:type="auto"/>
            <w:tcMar>
              <w:top w:w="105" w:type="dxa"/>
              <w:left w:w="105" w:type="dxa"/>
              <w:bottom w:w="105" w:type="dxa"/>
              <w:right w:w="105" w:type="dxa"/>
            </w:tcMar>
            <w:hideMark/>
            <w:tcPrChange w:id="467" w:author="student" w:date="2011-04-30T12:35: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981ED6" w:rsidRPr="00981ED6" w:rsidRDefault="00981ED6" w:rsidP="00EA683C">
            <w:pPr>
              <w:rPr>
                <w:rFonts w:ascii="Times New Roman" w:eastAsia="Times New Roman" w:hAnsi="Times New Roman" w:cs="Times New Roman"/>
                <w:sz w:val="24"/>
                <w:szCs w:val="24"/>
              </w:rPr>
            </w:pPr>
            <w:proofErr w:type="spellStart"/>
            <w:r w:rsidRPr="00981ED6">
              <w:rPr>
                <w:rFonts w:ascii="Times New Roman" w:eastAsia="Times New Roman" w:hAnsi="Times New Roman" w:cs="Times New Roman"/>
                <w:color w:val="000000"/>
              </w:rPr>
              <w:t>MediaWiki</w:t>
            </w:r>
            <w:proofErr w:type="spellEnd"/>
          </w:p>
        </w:tc>
      </w:tr>
      <w:tr w:rsidR="00981ED6" w:rsidRPr="00981ED6" w:rsidTr="00F456E7">
        <w:tc>
          <w:tcPr>
            <w:tcW w:w="0" w:type="auto"/>
            <w:tcMar>
              <w:top w:w="105" w:type="dxa"/>
              <w:left w:w="105" w:type="dxa"/>
              <w:bottom w:w="105" w:type="dxa"/>
              <w:right w:w="105" w:type="dxa"/>
            </w:tcMar>
            <w:hideMark/>
            <w:tcPrChange w:id="468" w:author="student" w:date="2011-04-30T12:35: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Choral Public Domain Library</w:t>
            </w:r>
          </w:p>
        </w:tc>
        <w:tc>
          <w:tcPr>
            <w:tcW w:w="0" w:type="auto"/>
            <w:tcMar>
              <w:top w:w="105" w:type="dxa"/>
              <w:left w:w="105" w:type="dxa"/>
              <w:bottom w:w="105" w:type="dxa"/>
              <w:right w:w="105" w:type="dxa"/>
            </w:tcMar>
            <w:hideMark/>
            <w:tcPrChange w:id="469" w:author="student" w:date="2011-04-30T12:35: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Remote</w:t>
            </w:r>
          </w:p>
        </w:tc>
        <w:tc>
          <w:tcPr>
            <w:tcW w:w="0" w:type="auto"/>
            <w:tcMar>
              <w:top w:w="105" w:type="dxa"/>
              <w:left w:w="105" w:type="dxa"/>
              <w:bottom w:w="105" w:type="dxa"/>
              <w:right w:w="105" w:type="dxa"/>
            </w:tcMar>
            <w:hideMark/>
            <w:tcPrChange w:id="470" w:author="student" w:date="2011-04-30T12:35: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981ED6" w:rsidRPr="00981ED6" w:rsidRDefault="00981ED6" w:rsidP="00EA683C">
            <w:pPr>
              <w:rPr>
                <w:rFonts w:ascii="Times New Roman" w:eastAsia="Times New Roman" w:hAnsi="Times New Roman" w:cs="Times New Roman"/>
                <w:sz w:val="1"/>
                <w:szCs w:val="24"/>
              </w:rPr>
            </w:pPr>
          </w:p>
        </w:tc>
        <w:tc>
          <w:tcPr>
            <w:tcW w:w="0" w:type="auto"/>
            <w:tcMar>
              <w:top w:w="105" w:type="dxa"/>
              <w:left w:w="105" w:type="dxa"/>
              <w:bottom w:w="105" w:type="dxa"/>
              <w:right w:w="105" w:type="dxa"/>
            </w:tcMar>
            <w:hideMark/>
            <w:tcPrChange w:id="471" w:author="student" w:date="2011-04-30T12:35: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Wiki music information site</w:t>
            </w:r>
          </w:p>
        </w:tc>
        <w:tc>
          <w:tcPr>
            <w:tcW w:w="0" w:type="auto"/>
            <w:tcMar>
              <w:top w:w="105" w:type="dxa"/>
              <w:left w:w="105" w:type="dxa"/>
              <w:bottom w:w="105" w:type="dxa"/>
              <w:right w:w="105" w:type="dxa"/>
            </w:tcMar>
            <w:hideMark/>
            <w:tcPrChange w:id="472" w:author="student" w:date="2011-04-30T12:35: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981ED6" w:rsidRPr="00981ED6" w:rsidRDefault="00981ED6" w:rsidP="00EA683C">
            <w:pPr>
              <w:rPr>
                <w:rFonts w:ascii="Times New Roman" w:eastAsia="Times New Roman" w:hAnsi="Times New Roman" w:cs="Times New Roman"/>
                <w:sz w:val="1"/>
                <w:szCs w:val="24"/>
              </w:rPr>
            </w:pPr>
          </w:p>
        </w:tc>
        <w:tc>
          <w:tcPr>
            <w:tcW w:w="0" w:type="auto"/>
            <w:tcMar>
              <w:top w:w="105" w:type="dxa"/>
              <w:left w:w="105" w:type="dxa"/>
              <w:bottom w:w="105" w:type="dxa"/>
              <w:right w:w="105" w:type="dxa"/>
            </w:tcMar>
            <w:hideMark/>
            <w:tcPrChange w:id="473" w:author="student" w:date="2011-04-30T12:35: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981ED6" w:rsidRPr="00981ED6" w:rsidRDefault="00981ED6" w:rsidP="00EA683C">
            <w:pPr>
              <w:rPr>
                <w:rFonts w:ascii="Times New Roman" w:eastAsia="Times New Roman" w:hAnsi="Times New Roman" w:cs="Times New Roman"/>
                <w:sz w:val="24"/>
                <w:szCs w:val="24"/>
              </w:rPr>
            </w:pPr>
            <w:proofErr w:type="spellStart"/>
            <w:r w:rsidRPr="00981ED6">
              <w:rPr>
                <w:rFonts w:ascii="Times New Roman" w:eastAsia="Times New Roman" w:hAnsi="Times New Roman" w:cs="Times New Roman"/>
                <w:color w:val="000000"/>
              </w:rPr>
              <w:t>MediaWiki</w:t>
            </w:r>
            <w:proofErr w:type="spellEnd"/>
          </w:p>
        </w:tc>
      </w:tr>
      <w:tr w:rsidR="00981ED6" w:rsidRPr="00981ED6" w:rsidTr="00F456E7">
        <w:tc>
          <w:tcPr>
            <w:tcW w:w="0" w:type="auto"/>
            <w:tcMar>
              <w:top w:w="105" w:type="dxa"/>
              <w:left w:w="105" w:type="dxa"/>
              <w:bottom w:w="105" w:type="dxa"/>
              <w:right w:w="105" w:type="dxa"/>
            </w:tcMar>
            <w:hideMark/>
            <w:tcPrChange w:id="474" w:author="student" w:date="2011-04-30T12:35: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Association Data Store</w:t>
            </w:r>
          </w:p>
        </w:tc>
        <w:tc>
          <w:tcPr>
            <w:tcW w:w="0" w:type="auto"/>
            <w:tcMar>
              <w:top w:w="105" w:type="dxa"/>
              <w:left w:w="105" w:type="dxa"/>
              <w:bottom w:w="105" w:type="dxa"/>
              <w:right w:w="105" w:type="dxa"/>
            </w:tcMar>
            <w:hideMark/>
            <w:tcPrChange w:id="475" w:author="student" w:date="2011-04-30T12:35: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In  situ</w:t>
            </w:r>
          </w:p>
        </w:tc>
        <w:tc>
          <w:tcPr>
            <w:tcW w:w="0" w:type="auto"/>
            <w:tcMar>
              <w:top w:w="105" w:type="dxa"/>
              <w:left w:w="105" w:type="dxa"/>
              <w:bottom w:w="105" w:type="dxa"/>
              <w:right w:w="105" w:type="dxa"/>
            </w:tcMar>
            <w:hideMark/>
            <w:tcPrChange w:id="476" w:author="student" w:date="2011-04-30T12:35: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Unmanageable</w:t>
            </w:r>
          </w:p>
        </w:tc>
        <w:tc>
          <w:tcPr>
            <w:tcW w:w="0" w:type="auto"/>
            <w:tcMar>
              <w:top w:w="105" w:type="dxa"/>
              <w:left w:w="105" w:type="dxa"/>
              <w:bottom w:w="105" w:type="dxa"/>
              <w:right w:w="105" w:type="dxa"/>
            </w:tcMar>
            <w:hideMark/>
            <w:tcPrChange w:id="477" w:author="student" w:date="2011-04-30T12:35: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List of all possible combinations of sites between the two wikis</w:t>
            </w:r>
          </w:p>
        </w:tc>
        <w:tc>
          <w:tcPr>
            <w:tcW w:w="0" w:type="auto"/>
            <w:tcMar>
              <w:top w:w="105" w:type="dxa"/>
              <w:left w:w="105" w:type="dxa"/>
              <w:bottom w:w="105" w:type="dxa"/>
              <w:right w:w="105" w:type="dxa"/>
            </w:tcMar>
            <w:hideMark/>
            <w:tcPrChange w:id="478" w:author="student" w:date="2011-04-30T12:35: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Orange Team</w:t>
            </w:r>
          </w:p>
        </w:tc>
        <w:tc>
          <w:tcPr>
            <w:tcW w:w="0" w:type="auto"/>
            <w:tcMar>
              <w:top w:w="105" w:type="dxa"/>
              <w:left w:w="105" w:type="dxa"/>
              <w:bottom w:w="105" w:type="dxa"/>
              <w:right w:w="105" w:type="dxa"/>
            </w:tcMar>
            <w:hideMark/>
            <w:tcPrChange w:id="479" w:author="student" w:date="2011-04-30T12:35: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RPI Server</w:t>
            </w:r>
          </w:p>
        </w:tc>
      </w:tr>
    </w:tbl>
    <w:p w:rsidR="00472D62" w:rsidRPr="00A702FB" w:rsidRDefault="00981ED6" w:rsidP="00EA683C">
      <w:pPr>
        <w:rPr>
          <w:rFonts w:ascii="Times New Roman" w:eastAsia="Times New Roman" w:hAnsi="Times New Roman" w:cs="Times New Roman"/>
          <w:b/>
          <w:color w:val="000000"/>
        </w:rPr>
      </w:pPr>
      <w:r w:rsidRPr="00981ED6">
        <w:rPr>
          <w:rFonts w:ascii="Times New Roman" w:eastAsia="Times New Roman" w:hAnsi="Times New Roman" w:cs="Times New Roman"/>
          <w:color w:val="000000"/>
          <w:sz w:val="27"/>
          <w:szCs w:val="27"/>
        </w:rPr>
        <w:br/>
      </w:r>
      <w:r w:rsidR="00A702FB" w:rsidRPr="00A702FB">
        <w:rPr>
          <w:rFonts w:ascii="Times New Roman" w:eastAsia="Times New Roman" w:hAnsi="Times New Roman" w:cs="Times New Roman"/>
          <w:b/>
          <w:color w:val="000000"/>
        </w:rPr>
        <w:t>Link:</w:t>
      </w:r>
    </w:p>
    <w:p w:rsidR="00981ED6" w:rsidRPr="00981ED6" w:rsidRDefault="00472D62" w:rsidP="00EA683C">
      <w:pPr>
        <w:rPr>
          <w:rFonts w:ascii="Times New Roman" w:eastAsia="Times New Roman" w:hAnsi="Times New Roman" w:cs="Times New Roman"/>
          <w:color w:val="000000"/>
        </w:rPr>
      </w:pPr>
      <w:r w:rsidRPr="00A702FB">
        <w:rPr>
          <w:rFonts w:ascii="Times New Roman" w:eastAsia="Times New Roman" w:hAnsi="Times New Roman" w:cs="Times New Roman"/>
          <w:color w:val="000000"/>
        </w:rPr>
        <w:t>http://leo.tw.rpi.edu:81/cross-topix/socialMachine/helloWorld.html</w:t>
      </w:r>
    </w:p>
    <w:p w:rsidR="00A702FB" w:rsidRDefault="00F01632" w:rsidP="00E07744">
      <w:pPr>
        <w:rPr>
          <w:rFonts w:ascii="Times New Roman" w:hAnsi="Times New Roman" w:cs="Times New Roman"/>
        </w:rPr>
      </w:pPr>
      <w:r>
        <w:rPr>
          <w:rFonts w:ascii="Times New Roman" w:hAnsi="Times New Roman" w:cs="Times New Roman"/>
        </w:rPr>
        <w:tab/>
        <w:t xml:space="preserve"> </w:t>
      </w:r>
    </w:p>
    <w:p w:rsidR="003C6EFA" w:rsidDel="00F456E7" w:rsidRDefault="003C6EFA" w:rsidP="003C6EFA">
      <w:pPr>
        <w:pStyle w:val="Heading3"/>
        <w:spacing w:before="0"/>
        <w:rPr>
          <w:del w:id="480" w:author="student" w:date="2011-04-30T12:35:00Z"/>
          <w:rFonts w:ascii="Times New Roman" w:hAnsi="Times New Roman" w:cs="Times New Roman"/>
          <w:color w:val="auto"/>
          <w:sz w:val="24"/>
          <w:szCs w:val="24"/>
        </w:rPr>
      </w:pPr>
    </w:p>
    <w:p w:rsidR="003C6EFA" w:rsidRPr="003C6EFA" w:rsidDel="00F456E7" w:rsidRDefault="003C6EFA" w:rsidP="003C6EFA">
      <w:pPr>
        <w:spacing w:after="0"/>
        <w:rPr>
          <w:del w:id="481" w:author="student" w:date="2011-04-30T12:35:00Z"/>
        </w:rPr>
      </w:pPr>
    </w:p>
    <w:p w:rsidR="00B260CC" w:rsidRPr="00E07744" w:rsidRDefault="00B260CC" w:rsidP="003C6EFA">
      <w:pPr>
        <w:pStyle w:val="Heading3"/>
        <w:spacing w:before="0"/>
        <w:rPr>
          <w:rFonts w:ascii="Times New Roman" w:hAnsi="Times New Roman" w:cs="Times New Roman"/>
          <w:color w:val="auto"/>
          <w:sz w:val="24"/>
          <w:szCs w:val="24"/>
        </w:rPr>
      </w:pPr>
      <w:bookmarkStart w:id="482" w:name="_Toc291793210"/>
      <w:r w:rsidRPr="00E07744">
        <w:rPr>
          <w:rFonts w:ascii="Times New Roman" w:hAnsi="Times New Roman" w:cs="Times New Roman"/>
          <w:color w:val="auto"/>
          <w:sz w:val="24"/>
          <w:szCs w:val="24"/>
        </w:rPr>
        <w:t>Prototype Design:</w:t>
      </w:r>
      <w:bookmarkEnd w:id="482"/>
    </w:p>
    <w:p w:rsidR="00B260CC" w:rsidRDefault="00B260CC" w:rsidP="00E07744">
      <w:pPr>
        <w:rPr>
          <w:rFonts w:ascii="Times New Roman" w:hAnsi="Times New Roman" w:cs="Times New Roman"/>
        </w:rPr>
      </w:pPr>
      <w:r>
        <w:rPr>
          <w:rFonts w:ascii="Times New Roman" w:hAnsi="Times New Roman" w:cs="Times New Roman"/>
        </w:rPr>
        <w:t xml:space="preserve">The prototype will connect </w:t>
      </w:r>
      <w:r w:rsidR="00456B3C">
        <w:rPr>
          <w:rFonts w:ascii="Times New Roman" w:hAnsi="Times New Roman" w:cs="Times New Roman"/>
        </w:rPr>
        <w:t xml:space="preserve">the same pages on </w:t>
      </w:r>
      <w:r w:rsidRPr="00B260CC">
        <w:rPr>
          <w:rFonts w:ascii="Times New Roman" w:hAnsi="Times New Roman" w:cs="Times New Roman"/>
        </w:rPr>
        <w:t>the Petrucci Music Library and/or the Choral Public Domain</w:t>
      </w:r>
      <w:r>
        <w:rPr>
          <w:rFonts w:ascii="Times New Roman" w:hAnsi="Times New Roman" w:cs="Times New Roman"/>
        </w:rPr>
        <w:t xml:space="preserve"> sites. When the user searches for music based on composer, genre, era</w:t>
      </w:r>
      <w:ins w:id="483" w:author="student" w:date="2011-04-30T12:36:00Z">
        <w:r w:rsidR="00F456E7">
          <w:rPr>
            <w:rFonts w:ascii="Times New Roman" w:hAnsi="Times New Roman" w:cs="Times New Roman"/>
          </w:rPr>
          <w:t>,</w:t>
        </w:r>
      </w:ins>
      <w:r>
        <w:rPr>
          <w:rFonts w:ascii="Times New Roman" w:hAnsi="Times New Roman" w:cs="Times New Roman"/>
        </w:rPr>
        <w:t xml:space="preserve"> etc. they will eventually come to the page that they desire. The “See Also” box will </w:t>
      </w:r>
      <w:del w:id="484" w:author="student" w:date="2011-04-30T12:37:00Z">
        <w:r w:rsidDel="00F10F31">
          <w:rPr>
            <w:rFonts w:ascii="Times New Roman" w:hAnsi="Times New Roman" w:cs="Times New Roman"/>
          </w:rPr>
          <w:delText xml:space="preserve">appear </w:delText>
        </w:r>
      </w:del>
      <w:ins w:id="485" w:author="student" w:date="2011-04-30T12:37:00Z">
        <w:r w:rsidR="00F10F31">
          <w:rPr>
            <w:rFonts w:ascii="Times New Roman" w:hAnsi="Times New Roman" w:cs="Times New Roman"/>
          </w:rPr>
          <w:t>be displayed</w:t>
        </w:r>
        <w:r w:rsidR="00F10F31">
          <w:rPr>
            <w:rFonts w:ascii="Times New Roman" w:hAnsi="Times New Roman" w:cs="Times New Roman"/>
          </w:rPr>
          <w:t xml:space="preserve"> </w:t>
        </w:r>
      </w:ins>
      <w:r>
        <w:rPr>
          <w:rFonts w:ascii="Times New Roman" w:hAnsi="Times New Roman" w:cs="Times New Roman"/>
        </w:rPr>
        <w:t xml:space="preserve">and </w:t>
      </w:r>
      <w:del w:id="486" w:author="student" w:date="2011-04-30T12:36:00Z">
        <w:r w:rsidDel="00F456E7">
          <w:rPr>
            <w:rFonts w:ascii="Times New Roman" w:hAnsi="Times New Roman" w:cs="Times New Roman"/>
          </w:rPr>
          <w:delText xml:space="preserve">will </w:delText>
        </w:r>
      </w:del>
      <w:r>
        <w:rPr>
          <w:rFonts w:ascii="Times New Roman" w:hAnsi="Times New Roman" w:cs="Times New Roman"/>
        </w:rPr>
        <w:t>let</w:t>
      </w:r>
      <w:r w:rsidR="00456B3C">
        <w:rPr>
          <w:rFonts w:ascii="Times New Roman" w:hAnsi="Times New Roman" w:cs="Times New Roman"/>
        </w:rPr>
        <w:t xml:space="preserve"> the user</w:t>
      </w:r>
      <w:r>
        <w:rPr>
          <w:rFonts w:ascii="Times New Roman" w:hAnsi="Times New Roman" w:cs="Times New Roman"/>
        </w:rPr>
        <w:t xml:space="preserve"> know what page</w:t>
      </w:r>
      <w:ins w:id="487" w:author="student" w:date="2011-04-30T12:36:00Z">
        <w:r w:rsidR="00F456E7">
          <w:rPr>
            <w:rFonts w:ascii="Times New Roman" w:hAnsi="Times New Roman" w:cs="Times New Roman"/>
          </w:rPr>
          <w:t>s</w:t>
        </w:r>
      </w:ins>
      <w:r>
        <w:rPr>
          <w:rFonts w:ascii="Times New Roman" w:hAnsi="Times New Roman" w:cs="Times New Roman"/>
        </w:rPr>
        <w:t xml:space="preserve"> </w:t>
      </w:r>
      <w:r w:rsidR="00456B3C">
        <w:rPr>
          <w:rFonts w:ascii="Times New Roman" w:hAnsi="Times New Roman" w:cs="Times New Roman"/>
        </w:rPr>
        <w:t xml:space="preserve">on the other site </w:t>
      </w:r>
      <w:r>
        <w:rPr>
          <w:rFonts w:ascii="Times New Roman" w:hAnsi="Times New Roman" w:cs="Times New Roman"/>
        </w:rPr>
        <w:t>coincides with the</w:t>
      </w:r>
      <w:r w:rsidR="00456B3C">
        <w:rPr>
          <w:rFonts w:ascii="Times New Roman" w:hAnsi="Times New Roman" w:cs="Times New Roman"/>
        </w:rPr>
        <w:t xml:space="preserve"> page </w:t>
      </w:r>
      <w:del w:id="488" w:author="student" w:date="2011-04-30T12:37:00Z">
        <w:r w:rsidR="00456B3C" w:rsidDel="00F10F31">
          <w:rPr>
            <w:rFonts w:ascii="Times New Roman" w:hAnsi="Times New Roman" w:cs="Times New Roman"/>
          </w:rPr>
          <w:delText>on the</w:delText>
        </w:r>
        <w:r w:rsidDel="00F10F31">
          <w:rPr>
            <w:rFonts w:ascii="Times New Roman" w:hAnsi="Times New Roman" w:cs="Times New Roman"/>
          </w:rPr>
          <w:delText xml:space="preserve"> present site</w:delText>
        </w:r>
      </w:del>
      <w:ins w:id="489" w:author="student" w:date="2011-04-30T12:37:00Z">
        <w:r w:rsidR="00F10F31">
          <w:rPr>
            <w:rFonts w:ascii="Times New Roman" w:hAnsi="Times New Roman" w:cs="Times New Roman"/>
          </w:rPr>
          <w:t>currently viewed</w:t>
        </w:r>
      </w:ins>
      <w:r>
        <w:rPr>
          <w:rFonts w:ascii="Times New Roman" w:hAnsi="Times New Roman" w:cs="Times New Roman"/>
        </w:rPr>
        <w:t xml:space="preserve">. </w:t>
      </w:r>
      <w:r w:rsidR="00456B3C">
        <w:rPr>
          <w:rFonts w:ascii="Times New Roman" w:hAnsi="Times New Roman" w:cs="Times New Roman"/>
        </w:rPr>
        <w:t>In addition</w:t>
      </w:r>
      <w:r>
        <w:rPr>
          <w:rFonts w:ascii="Times New Roman" w:hAnsi="Times New Roman" w:cs="Times New Roman"/>
        </w:rPr>
        <w:t xml:space="preserve">, </w:t>
      </w:r>
      <w:del w:id="490" w:author="student" w:date="2011-04-30T12:38:00Z">
        <w:r w:rsidDel="00F10F31">
          <w:rPr>
            <w:rFonts w:ascii="Times New Roman" w:hAnsi="Times New Roman" w:cs="Times New Roman"/>
          </w:rPr>
          <w:delText xml:space="preserve">if </w:delText>
        </w:r>
      </w:del>
      <w:r w:rsidR="00B94D9C">
        <w:rPr>
          <w:rFonts w:ascii="Times New Roman" w:hAnsi="Times New Roman" w:cs="Times New Roman"/>
        </w:rPr>
        <w:t xml:space="preserve">the user </w:t>
      </w:r>
      <w:del w:id="491" w:author="student" w:date="2011-04-30T12:38:00Z">
        <w:r w:rsidR="00B94D9C" w:rsidDel="00F10F31">
          <w:rPr>
            <w:rFonts w:ascii="Times New Roman" w:hAnsi="Times New Roman" w:cs="Times New Roman"/>
          </w:rPr>
          <w:delText>is</w:delText>
        </w:r>
        <w:r w:rsidDel="00F10F31">
          <w:rPr>
            <w:rFonts w:ascii="Times New Roman" w:hAnsi="Times New Roman" w:cs="Times New Roman"/>
          </w:rPr>
          <w:delText xml:space="preserve"> there to</w:delText>
        </w:r>
      </w:del>
      <w:ins w:id="492" w:author="student" w:date="2011-04-30T12:38:00Z">
        <w:r w:rsidR="00F10F31">
          <w:rPr>
            <w:rFonts w:ascii="Times New Roman" w:hAnsi="Times New Roman" w:cs="Times New Roman"/>
          </w:rPr>
          <w:t>can also</w:t>
        </w:r>
      </w:ins>
      <w:r>
        <w:rPr>
          <w:rFonts w:ascii="Times New Roman" w:hAnsi="Times New Roman" w:cs="Times New Roman"/>
        </w:rPr>
        <w:t xml:space="preserve"> help </w:t>
      </w:r>
      <w:del w:id="493" w:author="student" w:date="2011-04-30T12:38:00Z">
        <w:r w:rsidR="00456B3C" w:rsidDel="00F10F31">
          <w:rPr>
            <w:rFonts w:ascii="Times New Roman" w:hAnsi="Times New Roman" w:cs="Times New Roman"/>
          </w:rPr>
          <w:delText xml:space="preserve">develop </w:delText>
        </w:r>
      </w:del>
      <w:ins w:id="494" w:author="student" w:date="2011-04-30T12:38:00Z">
        <w:r w:rsidR="00F10F31">
          <w:rPr>
            <w:rFonts w:ascii="Times New Roman" w:hAnsi="Times New Roman" w:cs="Times New Roman"/>
          </w:rPr>
          <w:t>validate</w:t>
        </w:r>
        <w:r w:rsidR="00F10F31">
          <w:rPr>
            <w:rFonts w:ascii="Times New Roman" w:hAnsi="Times New Roman" w:cs="Times New Roman"/>
          </w:rPr>
          <w:t xml:space="preserve"> </w:t>
        </w:r>
      </w:ins>
      <w:r w:rsidR="00456B3C">
        <w:rPr>
          <w:rFonts w:ascii="Times New Roman" w:hAnsi="Times New Roman" w:cs="Times New Roman"/>
        </w:rPr>
        <w:t xml:space="preserve">comparisons using </w:t>
      </w:r>
      <w:r>
        <w:rPr>
          <w:rFonts w:ascii="Times New Roman" w:hAnsi="Times New Roman" w:cs="Times New Roman"/>
        </w:rPr>
        <w:t>the “Social Machine</w:t>
      </w:r>
      <w:ins w:id="495" w:author="student" w:date="2011-04-30T12:38:00Z">
        <w:r w:rsidR="00F10F31">
          <w:rPr>
            <w:rFonts w:ascii="Times New Roman" w:hAnsi="Times New Roman" w:cs="Times New Roman"/>
          </w:rPr>
          <w:t>.</w:t>
        </w:r>
      </w:ins>
      <w:del w:id="496" w:author="student" w:date="2011-04-30T12:38:00Z">
        <w:r w:rsidR="00B94D9C" w:rsidDel="00F10F31">
          <w:rPr>
            <w:rFonts w:ascii="Times New Roman" w:hAnsi="Times New Roman" w:cs="Times New Roman"/>
          </w:rPr>
          <w:delText>,</w:delText>
        </w:r>
      </w:del>
      <w:r>
        <w:rPr>
          <w:rFonts w:ascii="Times New Roman" w:hAnsi="Times New Roman" w:cs="Times New Roman"/>
        </w:rPr>
        <w:t xml:space="preserve">” </w:t>
      </w:r>
      <w:ins w:id="497" w:author="student" w:date="2011-04-30T12:38:00Z">
        <w:r w:rsidR="00F10F31">
          <w:rPr>
            <w:rFonts w:ascii="Times New Roman" w:hAnsi="Times New Roman" w:cs="Times New Roman"/>
          </w:rPr>
          <w:t xml:space="preserve">Through this, </w:t>
        </w:r>
      </w:ins>
      <w:r w:rsidR="00B94D9C">
        <w:rPr>
          <w:rFonts w:ascii="Times New Roman" w:hAnsi="Times New Roman" w:cs="Times New Roman"/>
        </w:rPr>
        <w:t>they will be able to rapidly go through</w:t>
      </w:r>
      <w:r w:rsidR="00456B3C">
        <w:rPr>
          <w:rFonts w:ascii="Times New Roman" w:hAnsi="Times New Roman" w:cs="Times New Roman"/>
        </w:rPr>
        <w:t xml:space="preserve"> selections and help with mak</w:t>
      </w:r>
      <w:del w:id="498" w:author="student" w:date="2011-04-30T12:38:00Z">
        <w:r w:rsidR="00456B3C" w:rsidDel="00F10F31">
          <w:rPr>
            <w:rFonts w:ascii="Times New Roman" w:hAnsi="Times New Roman" w:cs="Times New Roman"/>
          </w:rPr>
          <w:delText>e</w:delText>
        </w:r>
      </w:del>
      <w:ins w:id="499" w:author="student" w:date="2011-04-30T12:38:00Z">
        <w:r w:rsidR="00F10F31">
          <w:rPr>
            <w:rFonts w:ascii="Times New Roman" w:hAnsi="Times New Roman" w:cs="Times New Roman"/>
          </w:rPr>
          <w:t>ing</w:t>
        </w:r>
      </w:ins>
      <w:r w:rsidR="00B94D9C">
        <w:rPr>
          <w:rFonts w:ascii="Times New Roman" w:hAnsi="Times New Roman" w:cs="Times New Roman"/>
        </w:rPr>
        <w:t xml:space="preserve"> decisions about correctness of the heuristic test. There will be an ability to look at each site to see if the pages coincide. </w:t>
      </w:r>
    </w:p>
    <w:p w:rsidR="00B260CC" w:rsidRPr="00E07744" w:rsidRDefault="00B260CC" w:rsidP="00E07744">
      <w:pPr>
        <w:pStyle w:val="Heading3"/>
        <w:spacing w:before="0"/>
        <w:rPr>
          <w:rFonts w:ascii="Times New Roman" w:hAnsi="Times New Roman" w:cs="Times New Roman"/>
          <w:b w:val="0"/>
          <w:color w:val="000000" w:themeColor="text1"/>
          <w:sz w:val="24"/>
          <w:szCs w:val="24"/>
        </w:rPr>
      </w:pPr>
    </w:p>
    <w:p w:rsidR="00510ECC" w:rsidRPr="00E07744" w:rsidRDefault="00510ECC" w:rsidP="00E07744">
      <w:pPr>
        <w:pStyle w:val="Heading3"/>
        <w:spacing w:before="0"/>
        <w:rPr>
          <w:rFonts w:ascii="Times New Roman" w:hAnsi="Times New Roman" w:cs="Times New Roman"/>
          <w:color w:val="000000" w:themeColor="text1"/>
          <w:sz w:val="24"/>
          <w:szCs w:val="24"/>
        </w:rPr>
      </w:pPr>
      <w:bookmarkStart w:id="500" w:name="_Toc291793211"/>
      <w:r w:rsidRPr="00E07744">
        <w:rPr>
          <w:rFonts w:ascii="Times New Roman" w:hAnsi="Times New Roman" w:cs="Times New Roman"/>
          <w:color w:val="000000" w:themeColor="text1"/>
          <w:sz w:val="24"/>
          <w:szCs w:val="24"/>
        </w:rPr>
        <w:t>Information U</w:t>
      </w:r>
      <w:r w:rsidR="001D0C2B" w:rsidRPr="00E07744">
        <w:rPr>
          <w:rFonts w:ascii="Times New Roman" w:hAnsi="Times New Roman" w:cs="Times New Roman"/>
          <w:color w:val="000000" w:themeColor="text1"/>
          <w:sz w:val="24"/>
          <w:szCs w:val="24"/>
        </w:rPr>
        <w:t>ncertainty</w:t>
      </w:r>
      <w:r w:rsidR="00B260CC" w:rsidRPr="00E07744">
        <w:rPr>
          <w:rFonts w:ascii="Times New Roman" w:hAnsi="Times New Roman" w:cs="Times New Roman"/>
          <w:color w:val="000000" w:themeColor="text1"/>
          <w:sz w:val="24"/>
          <w:szCs w:val="24"/>
        </w:rPr>
        <w:t>:</w:t>
      </w:r>
      <w:bookmarkEnd w:id="500"/>
    </w:p>
    <w:p w:rsidR="001D0C2B" w:rsidRDefault="002439FA" w:rsidP="00E07744">
      <w:pPr>
        <w:spacing w:after="0"/>
        <w:rPr>
          <w:rFonts w:ascii="Times New Roman" w:hAnsi="Times New Roman" w:cs="Times New Roman"/>
        </w:rPr>
      </w:pPr>
      <w:r>
        <w:rPr>
          <w:rFonts w:ascii="Times New Roman" w:hAnsi="Times New Roman" w:cs="Times New Roman"/>
        </w:rPr>
        <w:t>Information u</w:t>
      </w:r>
      <w:r w:rsidR="00510ECC" w:rsidRPr="00510ECC">
        <w:rPr>
          <w:rFonts w:ascii="Times New Roman" w:hAnsi="Times New Roman" w:cs="Times New Roman"/>
        </w:rPr>
        <w:t xml:space="preserve">ncertainty </w:t>
      </w:r>
      <w:r w:rsidR="001D0C2B">
        <w:rPr>
          <w:rFonts w:ascii="Times New Roman" w:hAnsi="Times New Roman" w:cs="Times New Roman"/>
        </w:rPr>
        <w:t xml:space="preserve">is one of the greatest problems in the system. The </w:t>
      </w:r>
      <w:commentRangeStart w:id="501"/>
      <w:proofErr w:type="spellStart"/>
      <w:r w:rsidR="001D0C2B">
        <w:rPr>
          <w:rFonts w:ascii="Times New Roman" w:hAnsi="Times New Roman" w:cs="Times New Roman"/>
        </w:rPr>
        <w:t>ETL</w:t>
      </w:r>
      <w:proofErr w:type="spellEnd"/>
      <w:r w:rsidR="001D0C2B">
        <w:rPr>
          <w:rFonts w:ascii="Times New Roman" w:hAnsi="Times New Roman" w:cs="Times New Roman"/>
        </w:rPr>
        <w:t xml:space="preserve"> </w:t>
      </w:r>
      <w:commentRangeEnd w:id="501"/>
      <w:r w:rsidR="00F10F31">
        <w:rPr>
          <w:rStyle w:val="CommentReference"/>
        </w:rPr>
        <w:commentReference w:id="501"/>
      </w:r>
      <w:r w:rsidR="001D0C2B">
        <w:rPr>
          <w:rFonts w:ascii="Times New Roman" w:hAnsi="Times New Roman" w:cs="Times New Roman"/>
        </w:rPr>
        <w:t xml:space="preserve">sequence is sound using </w:t>
      </w:r>
      <w:r w:rsidR="003C6EFA">
        <w:rPr>
          <w:rFonts w:ascii="Times New Roman" w:hAnsi="Times New Roman" w:cs="Times New Roman"/>
        </w:rPr>
        <w:t>the variety of scripts and SPARQ</w:t>
      </w:r>
      <w:r w:rsidR="001D0C2B">
        <w:rPr>
          <w:rFonts w:ascii="Times New Roman" w:hAnsi="Times New Roman" w:cs="Times New Roman"/>
        </w:rPr>
        <w:t xml:space="preserve">L query </w:t>
      </w:r>
      <w:r>
        <w:rPr>
          <w:rFonts w:ascii="Times New Roman" w:hAnsi="Times New Roman" w:cs="Times New Roman"/>
        </w:rPr>
        <w:t xml:space="preserve">end </w:t>
      </w:r>
      <w:r w:rsidR="001D0C2B">
        <w:rPr>
          <w:rFonts w:ascii="Times New Roman" w:hAnsi="Times New Roman" w:cs="Times New Roman"/>
        </w:rPr>
        <w:t xml:space="preserve">points. </w:t>
      </w:r>
      <w:r>
        <w:rPr>
          <w:rFonts w:ascii="Times New Roman" w:hAnsi="Times New Roman" w:cs="Times New Roman"/>
        </w:rPr>
        <w:t xml:space="preserve">After the ETL, the system uses </w:t>
      </w:r>
      <w:r w:rsidR="001D0C2B">
        <w:rPr>
          <w:rFonts w:ascii="Times New Roman" w:hAnsi="Times New Roman" w:cs="Times New Roman"/>
        </w:rPr>
        <w:t>Levenshtein’s distance algorithm</w:t>
      </w:r>
      <w:r>
        <w:rPr>
          <w:rFonts w:ascii="Times New Roman" w:hAnsi="Times New Roman" w:cs="Times New Roman"/>
        </w:rPr>
        <w:t xml:space="preserve"> which increases precision </w:t>
      </w:r>
      <w:del w:id="502" w:author="student" w:date="2011-04-30T12:39:00Z">
        <w:r w:rsidDel="00F10F31">
          <w:rPr>
            <w:rFonts w:ascii="Times New Roman" w:hAnsi="Times New Roman" w:cs="Times New Roman"/>
          </w:rPr>
          <w:delText xml:space="preserve">be </w:delText>
        </w:r>
      </w:del>
      <w:ins w:id="503" w:author="student" w:date="2011-04-30T12:39:00Z">
        <w:r w:rsidR="00F10F31">
          <w:rPr>
            <w:rFonts w:ascii="Times New Roman" w:hAnsi="Times New Roman" w:cs="Times New Roman"/>
          </w:rPr>
          <w:t>b</w:t>
        </w:r>
        <w:r w:rsidR="00F10F31">
          <w:rPr>
            <w:rFonts w:ascii="Times New Roman" w:hAnsi="Times New Roman" w:cs="Times New Roman"/>
          </w:rPr>
          <w:t>y</w:t>
        </w:r>
        <w:r w:rsidR="00F10F31">
          <w:rPr>
            <w:rFonts w:ascii="Times New Roman" w:hAnsi="Times New Roman" w:cs="Times New Roman"/>
          </w:rPr>
          <w:t xml:space="preserve"> </w:t>
        </w:r>
      </w:ins>
      <w:r>
        <w:rPr>
          <w:rFonts w:ascii="Times New Roman" w:hAnsi="Times New Roman" w:cs="Times New Roman"/>
        </w:rPr>
        <w:t>eliminating</w:t>
      </w:r>
      <w:r w:rsidR="00510ECC">
        <w:rPr>
          <w:rFonts w:ascii="Times New Roman" w:hAnsi="Times New Roman" w:cs="Times New Roman"/>
        </w:rPr>
        <w:t xml:space="preserve"> a large </w:t>
      </w:r>
      <w:r>
        <w:rPr>
          <w:rFonts w:ascii="Times New Roman" w:hAnsi="Times New Roman" w:cs="Times New Roman"/>
        </w:rPr>
        <w:t>portion of invalid combinations</w:t>
      </w:r>
      <w:r w:rsidR="00510ECC">
        <w:rPr>
          <w:rFonts w:ascii="Times New Roman" w:hAnsi="Times New Roman" w:cs="Times New Roman"/>
        </w:rPr>
        <w:t>. Despite the increased recall and greatly reduced fall-out,</w:t>
      </w:r>
      <w:r w:rsidR="001D0C2B">
        <w:rPr>
          <w:rFonts w:ascii="Times New Roman" w:hAnsi="Times New Roman" w:cs="Times New Roman"/>
        </w:rPr>
        <w:t xml:space="preserve"> it </w:t>
      </w:r>
      <w:r>
        <w:rPr>
          <w:rFonts w:ascii="Times New Roman" w:hAnsi="Times New Roman" w:cs="Times New Roman"/>
        </w:rPr>
        <w:t>does not</w:t>
      </w:r>
      <w:r w:rsidR="001D0C2B">
        <w:rPr>
          <w:rFonts w:ascii="Times New Roman" w:hAnsi="Times New Roman" w:cs="Times New Roman"/>
        </w:rPr>
        <w:t xml:space="preserve"> give complete certainty that the matches </w:t>
      </w:r>
      <w:del w:id="504" w:author="student" w:date="2011-04-30T12:40:00Z">
        <w:r w:rsidR="001D0C2B" w:rsidDel="00F10F31">
          <w:rPr>
            <w:rFonts w:ascii="Times New Roman" w:hAnsi="Times New Roman" w:cs="Times New Roman"/>
          </w:rPr>
          <w:delText xml:space="preserve">were </w:delText>
        </w:r>
      </w:del>
      <w:ins w:id="505" w:author="student" w:date="2011-04-30T12:40:00Z">
        <w:r w:rsidR="00F10F31">
          <w:rPr>
            <w:rFonts w:ascii="Times New Roman" w:hAnsi="Times New Roman" w:cs="Times New Roman"/>
          </w:rPr>
          <w:t>are</w:t>
        </w:r>
        <w:r w:rsidR="00F10F31">
          <w:rPr>
            <w:rFonts w:ascii="Times New Roman" w:hAnsi="Times New Roman" w:cs="Times New Roman"/>
          </w:rPr>
          <w:t xml:space="preserve"> </w:t>
        </w:r>
      </w:ins>
      <w:r w:rsidR="001D0C2B">
        <w:rPr>
          <w:rFonts w:ascii="Times New Roman" w:hAnsi="Times New Roman" w:cs="Times New Roman"/>
        </w:rPr>
        <w:t xml:space="preserve">correct. Therefore, to reach the level of </w:t>
      </w:r>
      <w:r w:rsidR="00510ECC">
        <w:rPr>
          <w:rFonts w:ascii="Times New Roman" w:hAnsi="Times New Roman" w:cs="Times New Roman"/>
        </w:rPr>
        <w:t>sufficient</w:t>
      </w:r>
      <w:r w:rsidR="001D0C2B">
        <w:rPr>
          <w:rFonts w:ascii="Times New Roman" w:hAnsi="Times New Roman" w:cs="Times New Roman"/>
        </w:rPr>
        <w:t xml:space="preserve"> </w:t>
      </w:r>
      <w:del w:id="506" w:author="student" w:date="2011-04-30T12:40:00Z">
        <w:r w:rsidR="001D0C2B" w:rsidDel="00F10F31">
          <w:rPr>
            <w:rFonts w:ascii="Times New Roman" w:hAnsi="Times New Roman" w:cs="Times New Roman"/>
          </w:rPr>
          <w:delText xml:space="preserve">completeness </w:delText>
        </w:r>
      </w:del>
      <w:ins w:id="507" w:author="student" w:date="2011-04-30T12:40:00Z">
        <w:r w:rsidR="00F10F31">
          <w:rPr>
            <w:rFonts w:ascii="Times New Roman" w:hAnsi="Times New Roman" w:cs="Times New Roman"/>
          </w:rPr>
          <w:t>confidence,</w:t>
        </w:r>
        <w:r w:rsidR="00F10F31">
          <w:rPr>
            <w:rFonts w:ascii="Times New Roman" w:hAnsi="Times New Roman" w:cs="Times New Roman"/>
          </w:rPr>
          <w:t xml:space="preserve"> </w:t>
        </w:r>
      </w:ins>
      <w:r w:rsidR="001D0C2B">
        <w:rPr>
          <w:rFonts w:ascii="Times New Roman" w:hAnsi="Times New Roman" w:cs="Times New Roman"/>
        </w:rPr>
        <w:t xml:space="preserve">we added the “Social Machine” to include </w:t>
      </w:r>
      <w:r w:rsidR="00510ECC">
        <w:rPr>
          <w:rFonts w:ascii="Times New Roman" w:hAnsi="Times New Roman" w:cs="Times New Roman"/>
        </w:rPr>
        <w:t xml:space="preserve">human decision </w:t>
      </w:r>
      <w:del w:id="508" w:author="student" w:date="2011-04-30T12:40:00Z">
        <w:r w:rsidR="00510ECC" w:rsidDel="00F10F31">
          <w:rPr>
            <w:rFonts w:ascii="Times New Roman" w:hAnsi="Times New Roman" w:cs="Times New Roman"/>
          </w:rPr>
          <w:delText xml:space="preserve">to </w:delText>
        </w:r>
      </w:del>
      <w:ins w:id="509" w:author="student" w:date="2011-04-30T12:40:00Z">
        <w:r w:rsidR="00F10F31">
          <w:rPr>
            <w:rFonts w:ascii="Times New Roman" w:hAnsi="Times New Roman" w:cs="Times New Roman"/>
          </w:rPr>
          <w:t>and</w:t>
        </w:r>
        <w:r w:rsidR="00F10F31">
          <w:rPr>
            <w:rFonts w:ascii="Times New Roman" w:hAnsi="Times New Roman" w:cs="Times New Roman"/>
          </w:rPr>
          <w:t xml:space="preserve"> </w:t>
        </w:r>
      </w:ins>
      <w:r w:rsidR="00510ECC">
        <w:rPr>
          <w:rFonts w:ascii="Times New Roman" w:hAnsi="Times New Roman" w:cs="Times New Roman"/>
        </w:rPr>
        <w:t xml:space="preserve">decrease the overall entropy of the system. </w:t>
      </w:r>
      <w:r w:rsidR="00EE498B">
        <w:rPr>
          <w:rFonts w:ascii="Times New Roman" w:hAnsi="Times New Roman" w:cs="Times New Roman"/>
        </w:rPr>
        <w:t>However, these results are only validated if the human interaction with the machine is ethical.</w:t>
      </w:r>
    </w:p>
    <w:p w:rsidR="00510ECC" w:rsidRDefault="00510ECC" w:rsidP="00E07744">
      <w:pPr>
        <w:spacing w:after="0"/>
        <w:rPr>
          <w:rFonts w:ascii="Times New Roman" w:hAnsi="Times New Roman" w:cs="Times New Roman"/>
        </w:rPr>
      </w:pPr>
    </w:p>
    <w:p w:rsidR="00075489" w:rsidRPr="00075489" w:rsidRDefault="00510ECC" w:rsidP="00E07744">
      <w:pPr>
        <w:spacing w:after="0"/>
        <w:rPr>
          <w:rFonts w:ascii="Times New Roman" w:eastAsia="Times New Roman" w:hAnsi="Times New Roman" w:cs="Times New Roman"/>
          <w:color w:val="000000"/>
        </w:rPr>
      </w:pPr>
      <w:r>
        <w:rPr>
          <w:rFonts w:ascii="Times New Roman" w:hAnsi="Times New Roman" w:cs="Times New Roman"/>
        </w:rPr>
        <w:t>The information uncertainty of the “See Also</w:t>
      </w:r>
      <w:r w:rsidR="00EE498B">
        <w:rPr>
          <w:rFonts w:ascii="Times New Roman" w:hAnsi="Times New Roman" w:cs="Times New Roman"/>
        </w:rPr>
        <w:t>” box is directly related to the information certainty created by the “Social Machine.” Therefore, based on the level of sufficient completeness provided by the “Social Machine,” one can decipher the validity of the “See Also” box.</w:t>
      </w:r>
      <w:r w:rsidR="00BF25A8" w:rsidRPr="00BF25A8">
        <w:rPr>
          <w:rFonts w:ascii="Times New Roman" w:eastAsia="Times New Roman" w:hAnsi="Times New Roman" w:cs="Times New Roman"/>
          <w:color w:val="000000"/>
          <w:sz w:val="27"/>
          <w:szCs w:val="27"/>
        </w:rPr>
        <w:br/>
      </w:r>
    </w:p>
    <w:p w:rsidR="00BF25A8" w:rsidRDefault="00075489" w:rsidP="00E07744">
      <w:pPr>
        <w:spacing w:after="0"/>
        <w:rPr>
          <w:rFonts w:ascii="Times New Roman" w:eastAsia="Times New Roman" w:hAnsi="Times New Roman" w:cs="Times New Roman"/>
          <w:color w:val="000000"/>
        </w:rPr>
      </w:pPr>
      <w:r w:rsidRPr="00075489">
        <w:rPr>
          <w:rFonts w:ascii="Times New Roman" w:eastAsia="Times New Roman" w:hAnsi="Times New Roman" w:cs="Times New Roman"/>
          <w:color w:val="000000"/>
        </w:rPr>
        <w:t xml:space="preserve">See Appendix A for thorough reflection on information uncertainty </w:t>
      </w:r>
      <w:r>
        <w:rPr>
          <w:rFonts w:ascii="Times New Roman" w:eastAsia="Times New Roman" w:hAnsi="Times New Roman" w:cs="Times New Roman"/>
          <w:color w:val="000000"/>
        </w:rPr>
        <w:t>p</w:t>
      </w:r>
      <w:r w:rsidRPr="00075489">
        <w:rPr>
          <w:rFonts w:ascii="Times New Roman" w:eastAsia="Times New Roman" w:hAnsi="Times New Roman" w:cs="Times New Roman"/>
          <w:color w:val="000000"/>
        </w:rPr>
        <w:t>rocess</w:t>
      </w:r>
      <w:r>
        <w:rPr>
          <w:rFonts w:ascii="Times New Roman" w:eastAsia="Times New Roman" w:hAnsi="Times New Roman" w:cs="Times New Roman"/>
          <w:color w:val="000000"/>
        </w:rPr>
        <w:t>.</w:t>
      </w:r>
    </w:p>
    <w:p w:rsidR="00AE08A7" w:rsidRPr="00075489" w:rsidRDefault="00AE08A7" w:rsidP="00E07744">
      <w:pPr>
        <w:spacing w:after="0"/>
        <w:rPr>
          <w:rFonts w:ascii="Times New Roman" w:eastAsia="Times New Roman" w:hAnsi="Times New Roman" w:cs="Times New Roman"/>
          <w:color w:val="000000"/>
        </w:rPr>
      </w:pPr>
    </w:p>
    <w:p w:rsidR="00C3629A" w:rsidRPr="007214F9" w:rsidRDefault="00AD5136" w:rsidP="00702BF0">
      <w:pPr>
        <w:pStyle w:val="Heading3"/>
        <w:spacing w:before="0"/>
        <w:rPr>
          <w:rFonts w:ascii="Times New Roman" w:eastAsia="Times New Roman" w:hAnsi="Times New Roman" w:cs="Times New Roman"/>
          <w:bCs w:val="0"/>
          <w:color w:val="000000"/>
          <w:sz w:val="24"/>
          <w:szCs w:val="24"/>
        </w:rPr>
      </w:pPr>
      <w:bookmarkStart w:id="510" w:name="_Toc291793212"/>
      <w:r w:rsidRPr="007214F9">
        <w:rPr>
          <w:rFonts w:ascii="Times New Roman" w:eastAsia="Times New Roman" w:hAnsi="Times New Roman" w:cs="Times New Roman"/>
          <w:bCs w:val="0"/>
          <w:color w:val="000000"/>
          <w:sz w:val="24"/>
          <w:szCs w:val="24"/>
        </w:rPr>
        <w:t>Semiotics</w:t>
      </w:r>
      <w:r w:rsidR="00D1047E" w:rsidRPr="007214F9">
        <w:rPr>
          <w:rFonts w:ascii="Times New Roman" w:eastAsia="Times New Roman" w:hAnsi="Times New Roman" w:cs="Times New Roman"/>
          <w:bCs w:val="0"/>
          <w:color w:val="000000"/>
          <w:sz w:val="24"/>
          <w:szCs w:val="24"/>
        </w:rPr>
        <w:t>:</w:t>
      </w:r>
      <w:bookmarkEnd w:id="510"/>
    </w:p>
    <w:p w:rsidR="00C3629A" w:rsidRPr="00AE08A7" w:rsidRDefault="00AE08A7" w:rsidP="00AE08A7">
      <w:pPr>
        <w:rPr>
          <w:rFonts w:ascii="Times New Roman" w:eastAsia="Times New Roman" w:hAnsi="Times New Roman" w:cs="Times New Roman"/>
          <w:bCs/>
          <w:color w:val="000000"/>
        </w:rPr>
      </w:pPr>
      <w:r w:rsidRPr="00F10F31">
        <w:rPr>
          <w:rFonts w:ascii="Times New Roman" w:eastAsia="Times New Roman" w:hAnsi="Times New Roman" w:cs="Times New Roman"/>
          <w:bCs/>
          <w:color w:val="000000"/>
        </w:rPr>
        <w:t>The system has a visual scoring system based on the results from the machine heuristic</w:t>
      </w:r>
      <w:r w:rsidR="00023B10" w:rsidRPr="00F10F31">
        <w:rPr>
          <w:rFonts w:ascii="Times New Roman" w:eastAsia="Times New Roman" w:hAnsi="Times New Roman" w:cs="Times New Roman"/>
          <w:bCs/>
          <w:color w:val="000000"/>
        </w:rPr>
        <w:t>,</w:t>
      </w:r>
      <w:r w:rsidRPr="00F10F31">
        <w:rPr>
          <w:rFonts w:ascii="Times New Roman" w:eastAsia="Times New Roman" w:hAnsi="Times New Roman" w:cs="Times New Roman"/>
          <w:bCs/>
          <w:color w:val="000000"/>
        </w:rPr>
        <w:t xml:space="preserve"> which is </w:t>
      </w:r>
      <w:del w:id="511" w:author="student" w:date="2011-04-30T12:42:00Z">
        <w:r w:rsidRPr="00F10F31" w:rsidDel="00F10F31">
          <w:rPr>
            <w:rFonts w:ascii="Times New Roman" w:eastAsia="Times New Roman" w:hAnsi="Times New Roman" w:cs="Times New Roman"/>
            <w:bCs/>
            <w:color w:val="000000"/>
          </w:rPr>
          <w:delText xml:space="preserve">based </w:delText>
        </w:r>
      </w:del>
      <w:ins w:id="512" w:author="student" w:date="2011-04-30T12:45:00Z">
        <w:r w:rsidR="00F10F31">
          <w:rPr>
            <w:rFonts w:ascii="Times New Roman" w:eastAsia="Times New Roman" w:hAnsi="Times New Roman" w:cs="Times New Roman"/>
            <w:bCs/>
            <w:color w:val="000000"/>
          </w:rPr>
          <w:t>determined</w:t>
        </w:r>
      </w:ins>
      <w:ins w:id="513" w:author="student" w:date="2011-04-30T12:42:00Z">
        <w:r w:rsidR="00F10F31">
          <w:rPr>
            <w:rFonts w:ascii="Times New Roman" w:eastAsia="Times New Roman" w:hAnsi="Times New Roman" w:cs="Times New Roman"/>
            <w:bCs/>
            <w:color w:val="000000"/>
          </w:rPr>
          <w:t xml:space="preserve"> by</w:t>
        </w:r>
      </w:ins>
      <w:del w:id="514" w:author="student" w:date="2011-04-30T12:42:00Z">
        <w:r w:rsidRPr="00F10F31" w:rsidDel="00F10F31">
          <w:rPr>
            <w:rFonts w:ascii="Times New Roman" w:eastAsia="Times New Roman" w:hAnsi="Times New Roman" w:cs="Times New Roman"/>
            <w:bCs/>
            <w:color w:val="000000"/>
          </w:rPr>
          <w:delText>on th</w:delText>
        </w:r>
      </w:del>
      <w:r w:rsidRPr="00F10F31">
        <w:rPr>
          <w:rFonts w:ascii="Times New Roman" w:eastAsia="Times New Roman" w:hAnsi="Times New Roman" w:cs="Times New Roman"/>
          <w:bCs/>
          <w:color w:val="000000"/>
        </w:rPr>
        <w:t>e</w:t>
      </w:r>
      <w:r w:rsidRPr="00F10F31">
        <w:t xml:space="preserve"> </w:t>
      </w:r>
      <w:proofErr w:type="spellStart"/>
      <w:r w:rsidRPr="00F10F31">
        <w:rPr>
          <w:rFonts w:ascii="Times New Roman" w:eastAsia="Times New Roman" w:hAnsi="Times New Roman" w:cs="Times New Roman"/>
          <w:bCs/>
          <w:color w:val="000000"/>
        </w:rPr>
        <w:t>Levenshtein’s</w:t>
      </w:r>
      <w:proofErr w:type="spellEnd"/>
      <w:r w:rsidRPr="00F10F31">
        <w:rPr>
          <w:rFonts w:ascii="Times New Roman" w:eastAsia="Times New Roman" w:hAnsi="Times New Roman" w:cs="Times New Roman"/>
          <w:bCs/>
          <w:color w:val="000000"/>
        </w:rPr>
        <w:t xml:space="preserve"> algorithm. </w:t>
      </w:r>
      <w:ins w:id="515" w:author="student" w:date="2011-04-30T12:45:00Z">
        <w:r w:rsidR="00F10F31">
          <w:rPr>
            <w:rFonts w:ascii="Times New Roman" w:eastAsia="Times New Roman" w:hAnsi="Times New Roman" w:cs="Times New Roman"/>
            <w:bCs/>
            <w:color w:val="000000"/>
          </w:rPr>
          <w:t xml:space="preserve">This algorithm gives a pair of titles a score on the range of 0 to 1 with 0 as a </w:t>
        </w:r>
      </w:ins>
      <w:ins w:id="516" w:author="student" w:date="2011-04-30T12:46:00Z">
        <w:r w:rsidR="00F10F31">
          <w:rPr>
            <w:rFonts w:ascii="Times New Roman" w:eastAsia="Times New Roman" w:hAnsi="Times New Roman" w:cs="Times New Roman"/>
            <w:bCs/>
            <w:color w:val="000000"/>
          </w:rPr>
          <w:t>“</w:t>
        </w:r>
        <w:r w:rsidR="00F10F31">
          <w:rPr>
            <w:rFonts w:ascii="Times New Roman" w:eastAsia="Times New Roman" w:hAnsi="Times New Roman" w:cs="Times New Roman"/>
            <w:bCs/>
            <w:color w:val="000000"/>
          </w:rPr>
          <w:t>perfect match</w:t>
        </w:r>
        <w:r w:rsidR="00F10F31">
          <w:rPr>
            <w:rFonts w:ascii="Times New Roman" w:eastAsia="Times New Roman" w:hAnsi="Times New Roman" w:cs="Times New Roman"/>
            <w:bCs/>
            <w:color w:val="000000"/>
          </w:rPr>
          <w:t>”</w:t>
        </w:r>
        <w:r w:rsidR="00F10F31">
          <w:rPr>
            <w:rFonts w:ascii="Times New Roman" w:eastAsia="Times New Roman" w:hAnsi="Times New Roman" w:cs="Times New Roman"/>
            <w:bCs/>
            <w:color w:val="000000"/>
          </w:rPr>
          <w:t>.  Our scoring system</w:t>
        </w:r>
      </w:ins>
      <w:del w:id="517" w:author="student" w:date="2011-04-30T12:46:00Z">
        <w:r w:rsidRPr="00F10F31" w:rsidDel="00F10F31">
          <w:rPr>
            <w:rFonts w:ascii="Times New Roman" w:eastAsia="Times New Roman" w:hAnsi="Times New Roman" w:cs="Times New Roman"/>
            <w:bCs/>
            <w:color w:val="000000"/>
          </w:rPr>
          <w:delText>It</w:delText>
        </w:r>
      </w:del>
      <w:r w:rsidRPr="00F10F31">
        <w:rPr>
          <w:rFonts w:ascii="Times New Roman" w:eastAsia="Times New Roman" w:hAnsi="Times New Roman" w:cs="Times New Roman"/>
          <w:bCs/>
          <w:color w:val="000000"/>
        </w:rPr>
        <w:t xml:space="preserve"> is a three star system that has been vetted by the team</w:t>
      </w:r>
      <w:ins w:id="518" w:author="student" w:date="2011-04-30T12:44:00Z">
        <w:r w:rsidR="00F10F31">
          <w:rPr>
            <w:rFonts w:ascii="Times New Roman" w:eastAsia="Times New Roman" w:hAnsi="Times New Roman" w:cs="Times New Roman"/>
            <w:bCs/>
            <w:color w:val="000000"/>
          </w:rPr>
          <w:t>’</w:t>
        </w:r>
      </w:ins>
      <w:r w:rsidRPr="00F10F31">
        <w:rPr>
          <w:rFonts w:ascii="Times New Roman" w:eastAsia="Times New Roman" w:hAnsi="Times New Roman" w:cs="Times New Roman"/>
          <w:bCs/>
          <w:color w:val="000000"/>
        </w:rPr>
        <w:t>s sample segment to represent th</w:t>
      </w:r>
      <w:r>
        <w:rPr>
          <w:rFonts w:ascii="Times New Roman" w:eastAsia="Times New Roman" w:hAnsi="Times New Roman" w:cs="Times New Roman"/>
          <w:bCs/>
          <w:color w:val="000000"/>
        </w:rPr>
        <w:t xml:space="preserve">e accuracy of the combinations. </w:t>
      </w:r>
      <w:r w:rsidRPr="00AE08A7">
        <w:rPr>
          <w:rFonts w:ascii="Times New Roman" w:eastAsia="Times New Roman" w:hAnsi="Times New Roman" w:cs="Times New Roman"/>
          <w:bCs/>
          <w:color w:val="000000"/>
        </w:rPr>
        <w:t>Three</w:t>
      </w:r>
      <w:r>
        <w:rPr>
          <w:rFonts w:ascii="Times New Roman" w:eastAsia="Times New Roman" w:hAnsi="Times New Roman" w:cs="Times New Roman"/>
          <w:bCs/>
          <w:color w:val="000000"/>
        </w:rPr>
        <w:t xml:space="preserve">-stars </w:t>
      </w:r>
      <w:del w:id="519" w:author="student" w:date="2011-04-30T12:47:00Z">
        <w:r w:rsidDel="00F10F31">
          <w:rPr>
            <w:rFonts w:ascii="Times New Roman" w:eastAsia="Times New Roman" w:hAnsi="Times New Roman" w:cs="Times New Roman"/>
            <w:bCs/>
            <w:color w:val="000000"/>
          </w:rPr>
          <w:delText xml:space="preserve">extend </w:delText>
        </w:r>
      </w:del>
      <w:proofErr w:type="gramStart"/>
      <w:ins w:id="520" w:author="student" w:date="2011-04-30T12:47:00Z">
        <w:r w:rsidR="00F10F31">
          <w:rPr>
            <w:rFonts w:ascii="Times New Roman" w:eastAsia="Times New Roman" w:hAnsi="Times New Roman" w:cs="Times New Roman"/>
            <w:bCs/>
            <w:color w:val="000000"/>
          </w:rPr>
          <w:t>represents</w:t>
        </w:r>
        <w:proofErr w:type="gramEnd"/>
        <w:r w:rsidR="00F10F31">
          <w:rPr>
            <w:rFonts w:ascii="Times New Roman" w:eastAsia="Times New Roman" w:hAnsi="Times New Roman" w:cs="Times New Roman"/>
            <w:bCs/>
            <w:color w:val="000000"/>
          </w:rPr>
          <w:t xml:space="preserve"> a value between</w:t>
        </w:r>
      </w:ins>
      <w:del w:id="521" w:author="student" w:date="2011-04-30T12:47:00Z">
        <w:r w:rsidDel="00F10F31">
          <w:rPr>
            <w:rFonts w:ascii="Times New Roman" w:eastAsia="Times New Roman" w:hAnsi="Times New Roman" w:cs="Times New Roman"/>
            <w:bCs/>
            <w:color w:val="000000"/>
          </w:rPr>
          <w:delText>from</w:delText>
        </w:r>
      </w:del>
      <w:r>
        <w:rPr>
          <w:rFonts w:ascii="Times New Roman" w:eastAsia="Times New Roman" w:hAnsi="Times New Roman" w:cs="Times New Roman"/>
          <w:bCs/>
          <w:color w:val="000000"/>
        </w:rPr>
        <w:t xml:space="preserve"> 0 </w:t>
      </w:r>
      <w:del w:id="522" w:author="student" w:date="2011-04-30T12:47:00Z">
        <w:r w:rsidDel="00F10F31">
          <w:rPr>
            <w:rFonts w:ascii="Times New Roman" w:eastAsia="Times New Roman" w:hAnsi="Times New Roman" w:cs="Times New Roman"/>
            <w:bCs/>
            <w:color w:val="000000"/>
          </w:rPr>
          <w:delText>to</w:delText>
        </w:r>
      </w:del>
      <w:ins w:id="523" w:author="student" w:date="2011-04-30T12:47:00Z">
        <w:r w:rsidR="00F10F31">
          <w:rPr>
            <w:rFonts w:ascii="Times New Roman" w:eastAsia="Times New Roman" w:hAnsi="Times New Roman" w:cs="Times New Roman"/>
            <w:bCs/>
            <w:color w:val="000000"/>
          </w:rPr>
          <w:t>and</w:t>
        </w:r>
      </w:ins>
      <w:r>
        <w:rPr>
          <w:rFonts w:ascii="Times New Roman" w:eastAsia="Times New Roman" w:hAnsi="Times New Roman" w:cs="Times New Roman"/>
          <w:bCs/>
          <w:color w:val="000000"/>
        </w:rPr>
        <w:t xml:space="preserve"> </w:t>
      </w:r>
      <w:ins w:id="524" w:author="student" w:date="2011-04-30T12:47:00Z">
        <w:r w:rsidR="00F10F31">
          <w:rPr>
            <w:rFonts w:ascii="Times New Roman" w:eastAsia="Times New Roman" w:hAnsi="Times New Roman" w:cs="Times New Roman"/>
            <w:bCs/>
            <w:color w:val="000000"/>
          </w:rPr>
          <w:t>0</w:t>
        </w:r>
      </w:ins>
      <w:r>
        <w:rPr>
          <w:rFonts w:ascii="Times New Roman" w:eastAsia="Times New Roman" w:hAnsi="Times New Roman" w:cs="Times New Roman"/>
          <w:bCs/>
          <w:color w:val="000000"/>
        </w:rPr>
        <w:t xml:space="preserve">.33. This is considered a probable perfect match. A two-star rating would range from </w:t>
      </w:r>
      <w:ins w:id="525" w:author="student" w:date="2011-04-30T12:47:00Z">
        <w:r w:rsidR="00930235">
          <w:rPr>
            <w:rFonts w:ascii="Times New Roman" w:eastAsia="Times New Roman" w:hAnsi="Times New Roman" w:cs="Times New Roman"/>
            <w:bCs/>
            <w:color w:val="000000"/>
          </w:rPr>
          <w:t>0</w:t>
        </w:r>
      </w:ins>
      <w:r>
        <w:rPr>
          <w:rFonts w:ascii="Times New Roman" w:eastAsia="Times New Roman" w:hAnsi="Times New Roman" w:cs="Times New Roman"/>
          <w:bCs/>
          <w:color w:val="000000"/>
        </w:rPr>
        <w:t xml:space="preserve">.34 to </w:t>
      </w:r>
      <w:ins w:id="526" w:author="student" w:date="2011-04-30T12:47:00Z">
        <w:r w:rsidR="00930235">
          <w:rPr>
            <w:rFonts w:ascii="Times New Roman" w:eastAsia="Times New Roman" w:hAnsi="Times New Roman" w:cs="Times New Roman"/>
            <w:bCs/>
            <w:color w:val="000000"/>
          </w:rPr>
          <w:t>0</w:t>
        </w:r>
      </w:ins>
      <w:r>
        <w:rPr>
          <w:rFonts w:ascii="Times New Roman" w:eastAsia="Times New Roman" w:hAnsi="Times New Roman" w:cs="Times New Roman"/>
          <w:bCs/>
          <w:color w:val="000000"/>
        </w:rPr>
        <w:t xml:space="preserve">.64. These represent a good probability of matching. </w:t>
      </w:r>
      <w:ins w:id="527" w:author="student" w:date="2011-04-30T12:47:00Z">
        <w:r w:rsidR="00930235">
          <w:rPr>
            <w:rFonts w:ascii="Times New Roman" w:eastAsia="Times New Roman" w:hAnsi="Times New Roman" w:cs="Times New Roman"/>
            <w:bCs/>
            <w:color w:val="000000"/>
          </w:rPr>
          <w:t>A score between</w:t>
        </w:r>
      </w:ins>
      <w:del w:id="528" w:author="student" w:date="2011-04-30T12:47:00Z">
        <w:r w:rsidDel="00930235">
          <w:rPr>
            <w:rFonts w:ascii="Times New Roman" w:eastAsia="Times New Roman" w:hAnsi="Times New Roman" w:cs="Times New Roman"/>
            <w:bCs/>
            <w:color w:val="000000"/>
          </w:rPr>
          <w:delText>From</w:delText>
        </w:r>
      </w:del>
      <w:r>
        <w:rPr>
          <w:rFonts w:ascii="Times New Roman" w:eastAsia="Times New Roman" w:hAnsi="Times New Roman" w:cs="Times New Roman"/>
          <w:bCs/>
          <w:color w:val="000000"/>
        </w:rPr>
        <w:t xml:space="preserve"> </w:t>
      </w:r>
      <w:ins w:id="529" w:author="student" w:date="2011-04-30T12:47:00Z">
        <w:r w:rsidR="00930235">
          <w:rPr>
            <w:rFonts w:ascii="Times New Roman" w:eastAsia="Times New Roman" w:hAnsi="Times New Roman" w:cs="Times New Roman"/>
            <w:bCs/>
            <w:color w:val="000000"/>
          </w:rPr>
          <w:t>0</w:t>
        </w:r>
      </w:ins>
      <w:r>
        <w:rPr>
          <w:rFonts w:ascii="Times New Roman" w:eastAsia="Times New Roman" w:hAnsi="Times New Roman" w:cs="Times New Roman"/>
          <w:bCs/>
          <w:color w:val="000000"/>
        </w:rPr>
        <w:t xml:space="preserve">.65 </w:t>
      </w:r>
      <w:del w:id="530" w:author="student" w:date="2011-04-30T12:47:00Z">
        <w:r w:rsidDel="00930235">
          <w:rPr>
            <w:rFonts w:ascii="Times New Roman" w:eastAsia="Times New Roman" w:hAnsi="Times New Roman" w:cs="Times New Roman"/>
            <w:bCs/>
            <w:color w:val="000000"/>
          </w:rPr>
          <w:delText>to</w:delText>
        </w:r>
      </w:del>
      <w:ins w:id="531" w:author="student" w:date="2011-04-30T12:47:00Z">
        <w:r w:rsidR="00930235">
          <w:rPr>
            <w:rFonts w:ascii="Times New Roman" w:eastAsia="Times New Roman" w:hAnsi="Times New Roman" w:cs="Times New Roman"/>
            <w:bCs/>
            <w:color w:val="000000"/>
          </w:rPr>
          <w:t>and</w:t>
        </w:r>
      </w:ins>
      <w:r>
        <w:rPr>
          <w:rFonts w:ascii="Times New Roman" w:eastAsia="Times New Roman" w:hAnsi="Times New Roman" w:cs="Times New Roman"/>
          <w:bCs/>
          <w:color w:val="000000"/>
        </w:rPr>
        <w:t xml:space="preserve"> </w:t>
      </w:r>
      <w:ins w:id="532" w:author="student" w:date="2011-04-30T12:47:00Z">
        <w:r w:rsidR="00930235">
          <w:rPr>
            <w:rFonts w:ascii="Times New Roman" w:eastAsia="Times New Roman" w:hAnsi="Times New Roman" w:cs="Times New Roman"/>
            <w:bCs/>
            <w:color w:val="000000"/>
          </w:rPr>
          <w:t>0</w:t>
        </w:r>
      </w:ins>
      <w:r>
        <w:rPr>
          <w:rFonts w:ascii="Times New Roman" w:eastAsia="Times New Roman" w:hAnsi="Times New Roman" w:cs="Times New Roman"/>
          <w:bCs/>
          <w:color w:val="000000"/>
        </w:rPr>
        <w:t xml:space="preserve">.8 is considered one-star. It is unlikely there is a match but there is a slim chance. From </w:t>
      </w:r>
      <w:ins w:id="533" w:author="student" w:date="2011-04-30T12:47:00Z">
        <w:r w:rsidR="00930235">
          <w:rPr>
            <w:rFonts w:ascii="Times New Roman" w:eastAsia="Times New Roman" w:hAnsi="Times New Roman" w:cs="Times New Roman"/>
            <w:bCs/>
            <w:color w:val="000000"/>
          </w:rPr>
          <w:t>0</w:t>
        </w:r>
      </w:ins>
      <w:r>
        <w:rPr>
          <w:rFonts w:ascii="Times New Roman" w:eastAsia="Times New Roman" w:hAnsi="Times New Roman" w:cs="Times New Roman"/>
          <w:bCs/>
          <w:color w:val="000000"/>
        </w:rPr>
        <w:t xml:space="preserve">.8 to 1 </w:t>
      </w:r>
      <w:del w:id="534" w:author="student" w:date="2011-04-30T12:48:00Z">
        <w:r w:rsidDel="00930235">
          <w:rPr>
            <w:rFonts w:ascii="Times New Roman" w:eastAsia="Times New Roman" w:hAnsi="Times New Roman" w:cs="Times New Roman"/>
            <w:bCs/>
            <w:color w:val="000000"/>
          </w:rPr>
          <w:delText>probability wise</w:delText>
        </w:r>
      </w:del>
      <w:ins w:id="535" w:author="student" w:date="2011-04-30T12:48:00Z">
        <w:r w:rsidR="00930235">
          <w:rPr>
            <w:rFonts w:ascii="Times New Roman" w:eastAsia="Times New Roman" w:hAnsi="Times New Roman" w:cs="Times New Roman"/>
            <w:bCs/>
            <w:color w:val="000000"/>
          </w:rPr>
          <w:t>statistically</w:t>
        </w:r>
      </w:ins>
      <w:r w:rsidR="00023B10">
        <w:rPr>
          <w:rFonts w:ascii="Times New Roman" w:eastAsia="Times New Roman" w:hAnsi="Times New Roman" w:cs="Times New Roman"/>
          <w:bCs/>
          <w:color w:val="000000"/>
        </w:rPr>
        <w:t>,</w:t>
      </w:r>
      <w:r>
        <w:rPr>
          <w:rFonts w:ascii="Times New Roman" w:eastAsia="Times New Roman" w:hAnsi="Times New Roman" w:cs="Times New Roman"/>
          <w:bCs/>
          <w:color w:val="000000"/>
        </w:rPr>
        <w:t xml:space="preserve"> there is no chance of a match. </w:t>
      </w:r>
      <w:r w:rsidR="00023B10">
        <w:rPr>
          <w:rFonts w:ascii="Times New Roman" w:eastAsia="Times New Roman" w:hAnsi="Times New Roman" w:cs="Times New Roman"/>
          <w:bCs/>
          <w:color w:val="000000"/>
        </w:rPr>
        <w:t>We chose the three-star rating because it is common and easily interpreted.</w:t>
      </w:r>
    </w:p>
    <w:p w:rsidR="001250DB" w:rsidRPr="007214F9" w:rsidRDefault="001250DB" w:rsidP="00702BF0">
      <w:pPr>
        <w:pStyle w:val="Heading3"/>
        <w:rPr>
          <w:rFonts w:ascii="Times New Roman" w:eastAsia="Times New Roman" w:hAnsi="Times New Roman" w:cs="Times New Roman"/>
          <w:bCs w:val="0"/>
          <w:color w:val="000000"/>
          <w:sz w:val="24"/>
          <w:szCs w:val="24"/>
        </w:rPr>
      </w:pPr>
      <w:bookmarkStart w:id="536" w:name="_Toc291793213"/>
      <w:r w:rsidRPr="007214F9">
        <w:rPr>
          <w:rFonts w:ascii="Times New Roman" w:eastAsia="Times New Roman" w:hAnsi="Times New Roman" w:cs="Times New Roman"/>
          <w:bCs w:val="0"/>
          <w:color w:val="000000"/>
          <w:sz w:val="24"/>
          <w:szCs w:val="24"/>
        </w:rPr>
        <w:t>Cognition</w:t>
      </w:r>
      <w:r w:rsidR="00D1047E" w:rsidRPr="007214F9">
        <w:rPr>
          <w:rFonts w:ascii="Times New Roman" w:eastAsia="Times New Roman" w:hAnsi="Times New Roman" w:cs="Times New Roman"/>
          <w:bCs w:val="0"/>
          <w:color w:val="000000"/>
          <w:sz w:val="24"/>
          <w:szCs w:val="24"/>
        </w:rPr>
        <w:t>:</w:t>
      </w:r>
      <w:bookmarkEnd w:id="536"/>
    </w:p>
    <w:p w:rsidR="00D1047E" w:rsidRDefault="001250DB" w:rsidP="00702BF0">
      <w:pPr>
        <w:rPr>
          <w:rFonts w:ascii="Times New Roman" w:eastAsia="Times New Roman" w:hAnsi="Times New Roman" w:cs="Times New Roman"/>
          <w:bCs/>
          <w:color w:val="000000"/>
        </w:rPr>
      </w:pPr>
      <w:r>
        <w:rPr>
          <w:rFonts w:ascii="Times New Roman" w:eastAsia="Times New Roman" w:hAnsi="Times New Roman" w:cs="Times New Roman"/>
          <w:bCs/>
          <w:color w:val="000000"/>
        </w:rPr>
        <w:t>The team used</w:t>
      </w:r>
      <w:r w:rsidR="00CF21BC">
        <w:rPr>
          <w:rFonts w:ascii="Times New Roman" w:eastAsia="Times New Roman" w:hAnsi="Times New Roman" w:cs="Times New Roman"/>
          <w:bCs/>
          <w:color w:val="000000"/>
        </w:rPr>
        <w:t xml:space="preserve"> library</w:t>
      </w:r>
      <w:r>
        <w:rPr>
          <w:rFonts w:ascii="Times New Roman" w:eastAsia="Times New Roman" w:hAnsi="Times New Roman" w:cs="Times New Roman"/>
          <w:bCs/>
          <w:color w:val="000000"/>
        </w:rPr>
        <w:t xml:space="preserve"> informatics as the basis of our system.</w:t>
      </w:r>
      <w:r w:rsidR="00CF21BC">
        <w:rPr>
          <w:rFonts w:ascii="Times New Roman" w:eastAsia="Times New Roman" w:hAnsi="Times New Roman" w:cs="Times New Roman"/>
          <w:bCs/>
          <w:color w:val="000000"/>
        </w:rPr>
        <w:t xml:space="preserve"> The team took</w:t>
      </w:r>
      <w:r>
        <w:rPr>
          <w:rFonts w:ascii="Times New Roman" w:eastAsia="Times New Roman" w:hAnsi="Times New Roman" w:cs="Times New Roman"/>
          <w:bCs/>
          <w:color w:val="000000"/>
        </w:rPr>
        <w:t xml:space="preserve"> collection</w:t>
      </w:r>
      <w:r w:rsidR="00CF21BC">
        <w:rPr>
          <w:rFonts w:ascii="Times New Roman" w:eastAsia="Times New Roman" w:hAnsi="Times New Roman" w:cs="Times New Roman"/>
          <w:bCs/>
          <w:color w:val="000000"/>
        </w:rPr>
        <w:t>s</w:t>
      </w:r>
      <w:r>
        <w:rPr>
          <w:rFonts w:ascii="Times New Roman" w:eastAsia="Times New Roman" w:hAnsi="Times New Roman" w:cs="Times New Roman"/>
          <w:bCs/>
          <w:color w:val="000000"/>
        </w:rPr>
        <w:t xml:space="preserve"> of music that </w:t>
      </w:r>
      <w:r w:rsidR="002439FA">
        <w:rPr>
          <w:rFonts w:ascii="Times New Roman" w:eastAsia="Times New Roman" w:hAnsi="Times New Roman" w:cs="Times New Roman"/>
          <w:bCs/>
          <w:color w:val="000000"/>
        </w:rPr>
        <w:t xml:space="preserve">were </w:t>
      </w:r>
      <w:r>
        <w:rPr>
          <w:rFonts w:ascii="Times New Roman" w:eastAsia="Times New Roman" w:hAnsi="Times New Roman" w:cs="Times New Roman"/>
          <w:bCs/>
          <w:color w:val="000000"/>
        </w:rPr>
        <w:t xml:space="preserve">cataloged and classified on two separate </w:t>
      </w:r>
      <w:commentRangeStart w:id="537"/>
      <w:r>
        <w:rPr>
          <w:rFonts w:ascii="Times New Roman" w:eastAsia="Times New Roman" w:hAnsi="Times New Roman" w:cs="Times New Roman"/>
          <w:bCs/>
          <w:color w:val="000000"/>
        </w:rPr>
        <w:t>Wikis</w:t>
      </w:r>
      <w:commentRangeEnd w:id="537"/>
      <w:r w:rsidR="00930235">
        <w:rPr>
          <w:rStyle w:val="CommentReference"/>
        </w:rPr>
        <w:commentReference w:id="537"/>
      </w:r>
      <w:r>
        <w:rPr>
          <w:rFonts w:ascii="Times New Roman" w:eastAsia="Times New Roman" w:hAnsi="Times New Roman" w:cs="Times New Roman"/>
          <w:bCs/>
          <w:color w:val="000000"/>
        </w:rPr>
        <w:t xml:space="preserve">. </w:t>
      </w:r>
      <w:r w:rsidR="00CF21BC">
        <w:rPr>
          <w:rFonts w:ascii="Times New Roman" w:eastAsia="Times New Roman" w:hAnsi="Times New Roman" w:cs="Times New Roman"/>
          <w:bCs/>
          <w:color w:val="000000"/>
        </w:rPr>
        <w:t>They have been organized in multiple ways including composer, era, genre</w:t>
      </w:r>
      <w:ins w:id="538" w:author="student" w:date="2011-04-30T12:50:00Z">
        <w:r w:rsidR="00930235">
          <w:rPr>
            <w:rFonts w:ascii="Times New Roman" w:eastAsia="Times New Roman" w:hAnsi="Times New Roman" w:cs="Times New Roman"/>
            <w:bCs/>
            <w:color w:val="000000"/>
          </w:rPr>
          <w:t>,</w:t>
        </w:r>
      </w:ins>
      <w:r w:rsidR="00CF21BC">
        <w:rPr>
          <w:rFonts w:ascii="Times New Roman" w:eastAsia="Times New Roman" w:hAnsi="Times New Roman" w:cs="Times New Roman"/>
          <w:bCs/>
          <w:color w:val="000000"/>
        </w:rPr>
        <w:t xml:space="preserve"> etc. Access to the</w:t>
      </w:r>
      <w:ins w:id="539" w:author="student" w:date="2011-04-30T12:50:00Z">
        <w:r w:rsidR="00930235">
          <w:rPr>
            <w:rFonts w:ascii="Times New Roman" w:eastAsia="Times New Roman" w:hAnsi="Times New Roman" w:cs="Times New Roman"/>
            <w:bCs/>
            <w:color w:val="000000"/>
          </w:rPr>
          <w:t>se</w:t>
        </w:r>
      </w:ins>
      <w:r w:rsidR="00CF21BC">
        <w:rPr>
          <w:rFonts w:ascii="Times New Roman" w:eastAsia="Times New Roman" w:hAnsi="Times New Roman" w:cs="Times New Roman"/>
          <w:bCs/>
          <w:color w:val="000000"/>
        </w:rPr>
        <w:t xml:space="preserve"> sites is unlimited. With all </w:t>
      </w:r>
      <w:proofErr w:type="gramStart"/>
      <w:r w:rsidR="00CF21BC">
        <w:rPr>
          <w:rFonts w:ascii="Times New Roman" w:eastAsia="Times New Roman" w:hAnsi="Times New Roman" w:cs="Times New Roman"/>
          <w:bCs/>
          <w:color w:val="000000"/>
        </w:rPr>
        <w:t>th</w:t>
      </w:r>
      <w:proofErr w:type="gramEnd"/>
      <w:del w:id="540" w:author="student" w:date="2011-04-30T12:50:00Z">
        <w:r w:rsidR="00CF21BC" w:rsidDel="00930235">
          <w:rPr>
            <w:rFonts w:ascii="Times New Roman" w:eastAsia="Times New Roman" w:hAnsi="Times New Roman" w:cs="Times New Roman"/>
            <w:bCs/>
            <w:color w:val="000000"/>
          </w:rPr>
          <w:delText>e</w:delText>
        </w:r>
      </w:del>
      <w:ins w:id="541" w:author="student" w:date="2011-04-30T12:50:00Z">
        <w:r w:rsidR="00930235">
          <w:rPr>
            <w:rFonts w:ascii="Times New Roman" w:eastAsia="Times New Roman" w:hAnsi="Times New Roman" w:cs="Times New Roman"/>
            <w:bCs/>
            <w:color w:val="000000"/>
          </w:rPr>
          <w:t>is</w:t>
        </w:r>
      </w:ins>
      <w:r w:rsidR="00CF21BC">
        <w:rPr>
          <w:rFonts w:ascii="Times New Roman" w:eastAsia="Times New Roman" w:hAnsi="Times New Roman" w:cs="Times New Roman"/>
          <w:bCs/>
          <w:color w:val="000000"/>
        </w:rPr>
        <w:t xml:space="preserve"> music </w:t>
      </w:r>
      <w:del w:id="542" w:author="student" w:date="2011-04-30T12:50:00Z">
        <w:r w:rsidR="00CF21BC" w:rsidDel="00930235">
          <w:rPr>
            <w:rFonts w:ascii="Times New Roman" w:eastAsia="Times New Roman" w:hAnsi="Times New Roman" w:cs="Times New Roman"/>
            <w:bCs/>
            <w:color w:val="000000"/>
          </w:rPr>
          <w:delText xml:space="preserve">being </w:delText>
        </w:r>
      </w:del>
      <w:r w:rsidR="00CF21BC">
        <w:rPr>
          <w:rFonts w:ascii="Times New Roman" w:eastAsia="Times New Roman" w:hAnsi="Times New Roman" w:cs="Times New Roman"/>
          <w:bCs/>
          <w:color w:val="000000"/>
        </w:rPr>
        <w:t>in the public domain there are no proprietary, legal, or publishing issues. Because of the organization of the material, the team attempted assist with cognition by allowing</w:t>
      </w:r>
      <w:ins w:id="543" w:author="student" w:date="2011-04-30T12:50:00Z">
        <w:r w:rsidR="00930235">
          <w:rPr>
            <w:rFonts w:ascii="Times New Roman" w:eastAsia="Times New Roman" w:hAnsi="Times New Roman" w:cs="Times New Roman"/>
            <w:bCs/>
            <w:color w:val="000000"/>
          </w:rPr>
          <w:t xml:space="preserve"> a</w:t>
        </w:r>
      </w:ins>
      <w:r w:rsidR="00CF21BC">
        <w:rPr>
          <w:rFonts w:ascii="Times New Roman" w:eastAsia="Times New Roman" w:hAnsi="Times New Roman" w:cs="Times New Roman"/>
          <w:bCs/>
          <w:color w:val="000000"/>
        </w:rPr>
        <w:t xml:space="preserve"> user’s expertise to enhance the validity of the system by adding a “Social Machine”</w:t>
      </w:r>
      <w:ins w:id="544" w:author="student" w:date="2011-04-30T12:50:00Z">
        <w:r w:rsidR="00930235">
          <w:rPr>
            <w:rFonts w:ascii="Times New Roman" w:eastAsia="Times New Roman" w:hAnsi="Times New Roman" w:cs="Times New Roman"/>
            <w:bCs/>
            <w:color w:val="000000"/>
          </w:rPr>
          <w:t>.</w:t>
        </w:r>
      </w:ins>
      <w:del w:id="545" w:author="student" w:date="2011-04-30T12:50:00Z">
        <w:r w:rsidR="00CF21BC" w:rsidDel="00930235">
          <w:rPr>
            <w:rFonts w:ascii="Times New Roman" w:eastAsia="Times New Roman" w:hAnsi="Times New Roman" w:cs="Times New Roman"/>
            <w:bCs/>
            <w:color w:val="000000"/>
          </w:rPr>
          <w:delText xml:space="preserve"> to the s</w:delText>
        </w:r>
      </w:del>
      <w:del w:id="546" w:author="student" w:date="2011-04-30T12:51:00Z">
        <w:r w:rsidR="00CF21BC" w:rsidDel="00930235">
          <w:rPr>
            <w:rFonts w:ascii="Times New Roman" w:eastAsia="Times New Roman" w:hAnsi="Times New Roman" w:cs="Times New Roman"/>
            <w:bCs/>
            <w:color w:val="000000"/>
          </w:rPr>
          <w:delText>ystem.</w:delText>
        </w:r>
      </w:del>
      <w:r w:rsidR="00CF21BC">
        <w:rPr>
          <w:rFonts w:ascii="Times New Roman" w:eastAsia="Times New Roman" w:hAnsi="Times New Roman" w:cs="Times New Roman"/>
          <w:bCs/>
          <w:color w:val="000000"/>
        </w:rPr>
        <w:t xml:space="preserve"> At the same time, the system eliminates issues of uncertainty for both experts and novices by deciphering commonalities between the related Wiki pages</w:t>
      </w:r>
      <w:r w:rsidR="00D1047E">
        <w:rPr>
          <w:rFonts w:ascii="Times New Roman" w:eastAsia="Times New Roman" w:hAnsi="Times New Roman" w:cs="Times New Roman"/>
          <w:bCs/>
          <w:color w:val="000000"/>
        </w:rPr>
        <w:t xml:space="preserve"> with the “See Also” box</w:t>
      </w:r>
      <w:r w:rsidR="00CF21BC">
        <w:rPr>
          <w:rFonts w:ascii="Times New Roman" w:eastAsia="Times New Roman" w:hAnsi="Times New Roman" w:cs="Times New Roman"/>
          <w:bCs/>
          <w:color w:val="000000"/>
        </w:rPr>
        <w:t>.</w:t>
      </w:r>
      <w:r w:rsidR="00D1047E">
        <w:rPr>
          <w:rFonts w:ascii="Times New Roman" w:eastAsia="Times New Roman" w:hAnsi="Times New Roman" w:cs="Times New Roman"/>
          <w:bCs/>
          <w:color w:val="000000"/>
        </w:rPr>
        <w:t xml:space="preserve"> Finally, we attempted to create a system that was intuitive to the nature of the user’s search</w:t>
      </w:r>
      <w:r w:rsidR="00E65598">
        <w:rPr>
          <w:rFonts w:ascii="Times New Roman" w:eastAsia="Times New Roman" w:hAnsi="Times New Roman" w:cs="Times New Roman"/>
          <w:bCs/>
          <w:color w:val="000000"/>
        </w:rPr>
        <w:t xml:space="preserve"> by attempting to match pages on the separate sites that they would need</w:t>
      </w:r>
      <w:r w:rsidR="00D1047E">
        <w:rPr>
          <w:rFonts w:ascii="Times New Roman" w:eastAsia="Times New Roman" w:hAnsi="Times New Roman" w:cs="Times New Roman"/>
          <w:bCs/>
          <w:color w:val="000000"/>
        </w:rPr>
        <w:t>.</w:t>
      </w:r>
    </w:p>
    <w:p w:rsidR="00702BF0" w:rsidRPr="007214F9" w:rsidRDefault="00D1047E" w:rsidP="00702BF0">
      <w:pPr>
        <w:pStyle w:val="Heading3"/>
        <w:rPr>
          <w:rFonts w:ascii="Times New Roman" w:eastAsia="Times New Roman" w:hAnsi="Times New Roman" w:cs="Times New Roman"/>
          <w:bCs w:val="0"/>
          <w:color w:val="000000"/>
          <w:sz w:val="24"/>
          <w:szCs w:val="24"/>
        </w:rPr>
      </w:pPr>
      <w:bookmarkStart w:id="547" w:name="_Toc291793214"/>
      <w:r w:rsidRPr="007214F9">
        <w:rPr>
          <w:rFonts w:ascii="Times New Roman" w:eastAsia="Times New Roman" w:hAnsi="Times New Roman" w:cs="Times New Roman"/>
          <w:bCs w:val="0"/>
          <w:color w:val="000000"/>
          <w:sz w:val="24"/>
          <w:szCs w:val="24"/>
        </w:rPr>
        <w:lastRenderedPageBreak/>
        <w:t>Architecture:</w:t>
      </w:r>
      <w:bookmarkEnd w:id="547"/>
      <w:r w:rsidR="00F521E3" w:rsidRPr="007214F9">
        <w:rPr>
          <w:rFonts w:ascii="Times New Roman" w:eastAsia="Times New Roman" w:hAnsi="Times New Roman" w:cs="Times New Roman"/>
          <w:bCs w:val="0"/>
          <w:color w:val="000000"/>
          <w:sz w:val="24"/>
          <w:szCs w:val="24"/>
        </w:rPr>
        <w:t xml:space="preserve"> </w:t>
      </w:r>
    </w:p>
    <w:p w:rsidR="00D1047E" w:rsidRPr="00702BF0" w:rsidRDefault="00702BF0" w:rsidP="00702BF0">
      <w:pPr>
        <w:rPr>
          <w:rFonts w:ascii="Times New Roman" w:eastAsia="Times New Roman" w:hAnsi="Times New Roman" w:cs="Times New Roman"/>
          <w:bCs/>
          <w:color w:val="000000"/>
        </w:rPr>
      </w:pPr>
      <w:r w:rsidRPr="00702BF0">
        <w:rPr>
          <w:rFonts w:ascii="Times New Roman" w:eastAsia="Times New Roman" w:hAnsi="Times New Roman" w:cs="Times New Roman"/>
          <w:bCs/>
          <w:color w:val="000000"/>
        </w:rPr>
        <w:t>In acknowledging the distributed nature of content creation and consumption</w:t>
      </w:r>
      <w:r>
        <w:rPr>
          <w:rFonts w:ascii="Times New Roman" w:eastAsia="Times New Roman" w:hAnsi="Times New Roman" w:cs="Times New Roman"/>
          <w:bCs/>
          <w:color w:val="000000"/>
        </w:rPr>
        <w:t>,</w:t>
      </w:r>
      <w:r w:rsidRPr="00702BF0">
        <w:rPr>
          <w:rFonts w:ascii="Times New Roman" w:eastAsia="Times New Roman" w:hAnsi="Times New Roman" w:cs="Times New Roman"/>
          <w:bCs/>
          <w:color w:val="000000"/>
        </w:rPr>
        <w:t xml:space="preserve"> interaction </w:t>
      </w:r>
      <w:del w:id="548" w:author="student" w:date="2011-04-30T12:52:00Z">
        <w:r w:rsidRPr="00702BF0" w:rsidDel="00930235">
          <w:rPr>
            <w:rFonts w:ascii="Times New Roman" w:eastAsia="Times New Roman" w:hAnsi="Times New Roman" w:cs="Times New Roman"/>
            <w:bCs/>
            <w:color w:val="000000"/>
          </w:rPr>
          <w:delText>of</w:delText>
        </w:r>
      </w:del>
      <w:ins w:id="549" w:author="student" w:date="2011-04-30T12:52:00Z">
        <w:r w:rsidR="00930235">
          <w:rPr>
            <w:rFonts w:ascii="Times New Roman" w:eastAsia="Times New Roman" w:hAnsi="Times New Roman" w:cs="Times New Roman"/>
            <w:bCs/>
            <w:color w:val="000000"/>
          </w:rPr>
          <w:t>with</w:t>
        </w:r>
      </w:ins>
      <w:r w:rsidRPr="00702BF0">
        <w:rPr>
          <w:rFonts w:ascii="Times New Roman" w:eastAsia="Times New Roman" w:hAnsi="Times New Roman" w:cs="Times New Roman"/>
          <w:bCs/>
          <w:color w:val="000000"/>
        </w:rPr>
        <w:t xml:space="preserve"> our prototype use</w:t>
      </w:r>
      <w:ins w:id="550" w:author="student" w:date="2011-04-30T12:51:00Z">
        <w:r w:rsidR="00930235">
          <w:rPr>
            <w:rFonts w:ascii="Times New Roman" w:eastAsia="Times New Roman" w:hAnsi="Times New Roman" w:cs="Times New Roman"/>
            <w:bCs/>
            <w:color w:val="000000"/>
          </w:rPr>
          <w:t>s</w:t>
        </w:r>
      </w:ins>
      <w:r w:rsidRPr="00702BF0">
        <w:rPr>
          <w:rFonts w:ascii="Times New Roman" w:eastAsia="Times New Roman" w:hAnsi="Times New Roman" w:cs="Times New Roman"/>
          <w:bCs/>
          <w:color w:val="000000"/>
        </w:rPr>
        <w:t xml:space="preserve"> the foundations of the web ar</w:t>
      </w:r>
      <w:r>
        <w:rPr>
          <w:rFonts w:ascii="Times New Roman" w:eastAsia="Times New Roman" w:hAnsi="Times New Roman" w:cs="Times New Roman"/>
          <w:bCs/>
          <w:color w:val="000000"/>
        </w:rPr>
        <w:t>c</w:t>
      </w:r>
      <w:r w:rsidRPr="00702BF0">
        <w:rPr>
          <w:rFonts w:ascii="Times New Roman" w:eastAsia="Times New Roman" w:hAnsi="Times New Roman" w:cs="Times New Roman"/>
          <w:bCs/>
          <w:color w:val="000000"/>
        </w:rPr>
        <w:t>hitecture</w:t>
      </w:r>
      <w:r>
        <w:rPr>
          <w:rFonts w:ascii="Times New Roman" w:eastAsia="Times New Roman" w:hAnsi="Times New Roman" w:cs="Times New Roman"/>
          <w:bCs/>
          <w:color w:val="000000"/>
        </w:rPr>
        <w:t xml:space="preserve"> in our information modeling</w:t>
      </w:r>
      <w:r w:rsidRPr="00702BF0">
        <w:rPr>
          <w:rFonts w:ascii="Times New Roman" w:eastAsia="Times New Roman" w:hAnsi="Times New Roman" w:cs="Times New Roman"/>
          <w:bCs/>
          <w:color w:val="000000"/>
        </w:rPr>
        <w:t xml:space="preserve"> and service invocations. </w:t>
      </w:r>
    </w:p>
    <w:p w:rsidR="003C6EFA" w:rsidRPr="003C6EFA" w:rsidRDefault="003C6EFA" w:rsidP="003C6EFA">
      <w:pPr>
        <w:spacing w:after="0"/>
      </w:pPr>
    </w:p>
    <w:p w:rsidR="00E07744" w:rsidRDefault="00D1047E" w:rsidP="003C6EFA">
      <w:pPr>
        <w:pStyle w:val="Heading1"/>
        <w:spacing w:before="0"/>
        <w:rPr>
          <w:rFonts w:ascii="Times New Roman" w:eastAsia="Times New Roman" w:hAnsi="Times New Roman" w:cs="Times New Roman"/>
          <w:bCs w:val="0"/>
          <w:color w:val="000000"/>
        </w:rPr>
      </w:pPr>
      <w:bookmarkStart w:id="551" w:name="_Toc291793215"/>
      <w:r>
        <w:rPr>
          <w:rFonts w:ascii="Times New Roman" w:eastAsia="Times New Roman" w:hAnsi="Times New Roman" w:cs="Times New Roman"/>
          <w:bCs w:val="0"/>
          <w:color w:val="000000"/>
        </w:rPr>
        <w:t>2.</w:t>
      </w:r>
      <w:bookmarkEnd w:id="551"/>
      <w:r>
        <w:rPr>
          <w:rFonts w:ascii="Times New Roman" w:eastAsia="Times New Roman" w:hAnsi="Times New Roman" w:cs="Times New Roman"/>
          <w:bCs w:val="0"/>
          <w:color w:val="000000"/>
        </w:rPr>
        <w:t xml:space="preserve"> </w:t>
      </w:r>
      <w:r w:rsidR="00930235">
        <w:rPr>
          <w:rFonts w:ascii="Times New Roman" w:eastAsia="Times New Roman" w:hAnsi="Times New Roman" w:cs="Times New Roman"/>
          <w:bCs w:val="0"/>
          <w:color w:val="000000"/>
        </w:rPr>
        <w:t>Models</w:t>
      </w:r>
    </w:p>
    <w:p w:rsidR="00930235" w:rsidRPr="00930235" w:rsidRDefault="00930235" w:rsidP="00930235"/>
    <w:p w:rsidR="00D1047E" w:rsidRPr="00E07744" w:rsidRDefault="00930235" w:rsidP="003C6EFA">
      <w:pPr>
        <w:pStyle w:val="Heading2"/>
        <w:spacing w:before="0" w:beforeAutospacing="0" w:after="0" w:afterAutospacing="0"/>
        <w:rPr>
          <w:bCs w:val="0"/>
          <w:color w:val="000000"/>
          <w:sz w:val="28"/>
          <w:szCs w:val="28"/>
        </w:rPr>
      </w:pPr>
      <w:bookmarkStart w:id="552" w:name="_Toc291793216"/>
      <w:commentRangeStart w:id="553"/>
      <w:r>
        <w:rPr>
          <w:noProof/>
          <w:color w:val="000000"/>
          <w:sz w:val="27"/>
          <w:szCs w:val="27"/>
        </w:rPr>
        <w:drawing>
          <wp:anchor distT="0" distB="0" distL="114300" distR="114300" simplePos="0" relativeHeight="251658240" behindDoc="0" locked="0" layoutInCell="1" allowOverlap="1">
            <wp:simplePos x="0" y="0"/>
            <wp:positionH relativeFrom="column">
              <wp:posOffset>-190500</wp:posOffset>
            </wp:positionH>
            <wp:positionV relativeFrom="paragraph">
              <wp:posOffset>431800</wp:posOffset>
            </wp:positionV>
            <wp:extent cx="6296025" cy="3705225"/>
            <wp:effectExtent l="19050" t="0" r="9525" b="0"/>
            <wp:wrapSquare wrapText="bothSides"/>
            <wp:docPr id="9" name="Picture 9" descr="https://lh3.googleusercontent.com/ZOBqYP2lT7B7kWhw_vtWKH-NEBOgU6hZixxQMwpStDH41J_40hBA--E5K9Mzc1IJDmb-7uInftrlJ42i_-nCTPA-XHchTf5oIgxANwoOoJBuFZUkS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5688334673177451" descr="https://lh3.googleusercontent.com/ZOBqYP2lT7B7kWhw_vtWKH-NEBOgU6hZixxQMwpStDH41J_40hBA--E5K9Mzc1IJDmb-7uInftrlJ42i_-nCTPA-XHchTf5oIgxANwoOoJBuFZUkSik"/>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765"/>
                    <a:stretch>
                      <a:fillRect/>
                    </a:stretch>
                  </pic:blipFill>
                  <pic:spPr bwMode="auto">
                    <a:xfrm>
                      <a:off x="0" y="0"/>
                      <a:ext cx="6296025" cy="3705225"/>
                    </a:xfrm>
                    <a:prstGeom prst="rect">
                      <a:avLst/>
                    </a:prstGeom>
                    <a:noFill/>
                    <a:ln>
                      <a:noFill/>
                    </a:ln>
                  </pic:spPr>
                </pic:pic>
              </a:graphicData>
            </a:graphic>
          </wp:anchor>
        </w:drawing>
      </w:r>
      <w:commentRangeEnd w:id="553"/>
      <w:r w:rsidR="00693BEA">
        <w:rPr>
          <w:rStyle w:val="CommentReference"/>
          <w:rFonts w:asciiTheme="minorHAnsi" w:eastAsiaTheme="minorHAnsi" w:hAnsiTheme="minorHAnsi" w:cstheme="minorBidi"/>
          <w:b w:val="0"/>
          <w:bCs w:val="0"/>
        </w:rPr>
        <w:commentReference w:id="553"/>
      </w:r>
      <w:r w:rsidR="00E07744">
        <w:rPr>
          <w:color w:val="000000"/>
          <w:sz w:val="27"/>
          <w:szCs w:val="27"/>
        </w:rPr>
        <w:t>Concept Model</w:t>
      </w:r>
      <w:r w:rsidR="00FA1BA7">
        <w:rPr>
          <w:color w:val="000000"/>
          <w:sz w:val="27"/>
          <w:szCs w:val="27"/>
        </w:rPr>
        <w:t>:</w:t>
      </w:r>
      <w:bookmarkEnd w:id="552"/>
      <w:r w:rsidR="00D1047E" w:rsidRPr="00D1047E">
        <w:rPr>
          <w:color w:val="000000"/>
          <w:sz w:val="27"/>
          <w:szCs w:val="27"/>
        </w:rPr>
        <w:br/>
      </w:r>
    </w:p>
    <w:p w:rsidR="00FF6669" w:rsidRDefault="00FF6669" w:rsidP="00E07744">
      <w:pPr>
        <w:rPr>
          <w:rFonts w:ascii="Arial" w:eastAsia="Times New Roman" w:hAnsi="Arial" w:cs="Arial"/>
          <w:color w:val="000000"/>
        </w:rPr>
      </w:pPr>
    </w:p>
    <w:p w:rsidR="00FF6669" w:rsidRPr="00FF6669" w:rsidRDefault="00FF6669" w:rsidP="00D41002">
      <w:pPr>
        <w:rPr>
          <w:rFonts w:ascii="Times New Roman" w:eastAsia="Times New Roman" w:hAnsi="Times New Roman" w:cs="Times New Roman"/>
          <w:color w:val="000000"/>
        </w:rPr>
      </w:pPr>
      <w:r w:rsidRPr="00FF6669">
        <w:rPr>
          <w:rFonts w:ascii="Times New Roman" w:eastAsia="Times New Roman" w:hAnsi="Times New Roman" w:cs="Times New Roman"/>
          <w:color w:val="000000"/>
        </w:rPr>
        <w:t xml:space="preserve">The </w:t>
      </w:r>
      <w:del w:id="554" w:author="student" w:date="2011-04-30T12:56:00Z">
        <w:r w:rsidRPr="00FF6669" w:rsidDel="00693BEA">
          <w:rPr>
            <w:rFonts w:ascii="Times New Roman" w:eastAsia="Times New Roman" w:hAnsi="Times New Roman" w:cs="Times New Roman"/>
            <w:color w:val="000000"/>
          </w:rPr>
          <w:delText xml:space="preserve">previous </w:delText>
        </w:r>
      </w:del>
      <w:ins w:id="555" w:author="student" w:date="2011-04-30T12:56:00Z">
        <w:r w:rsidR="00693BEA">
          <w:rPr>
            <w:rFonts w:ascii="Times New Roman" w:eastAsia="Times New Roman" w:hAnsi="Times New Roman" w:cs="Times New Roman"/>
            <w:color w:val="000000"/>
          </w:rPr>
          <w:t>above</w:t>
        </w:r>
        <w:r w:rsidR="00693BEA" w:rsidRPr="00FF6669">
          <w:rPr>
            <w:rFonts w:ascii="Times New Roman" w:eastAsia="Times New Roman" w:hAnsi="Times New Roman" w:cs="Times New Roman"/>
            <w:color w:val="000000"/>
          </w:rPr>
          <w:t xml:space="preserve"> </w:t>
        </w:r>
      </w:ins>
      <w:r w:rsidRPr="00FF6669">
        <w:rPr>
          <w:rFonts w:ascii="Times New Roman" w:eastAsia="Times New Roman" w:hAnsi="Times New Roman" w:cs="Times New Roman"/>
          <w:color w:val="000000"/>
        </w:rPr>
        <w:t xml:space="preserve">diagram is the </w:t>
      </w:r>
      <w:r>
        <w:rPr>
          <w:rFonts w:ascii="Times New Roman" w:eastAsia="Times New Roman" w:hAnsi="Times New Roman" w:cs="Times New Roman"/>
          <w:color w:val="000000"/>
        </w:rPr>
        <w:t>concept model</w:t>
      </w:r>
      <w:ins w:id="556" w:author="student" w:date="2011-04-30T12:56:00Z">
        <w:r w:rsidR="00693BEA">
          <w:rPr>
            <w:rFonts w:ascii="Times New Roman" w:eastAsia="Times New Roman" w:hAnsi="Times New Roman" w:cs="Times New Roman"/>
            <w:color w:val="000000"/>
          </w:rPr>
          <w:t xml:space="preserve"> of our system</w:t>
        </w:r>
      </w:ins>
      <w:r>
        <w:rPr>
          <w:rFonts w:ascii="Times New Roman" w:eastAsia="Times New Roman" w:hAnsi="Times New Roman" w:cs="Times New Roman"/>
          <w:color w:val="000000"/>
        </w:rPr>
        <w:t>. The design</w:t>
      </w:r>
      <w:r w:rsidR="00E65598">
        <w:rPr>
          <w:rFonts w:ascii="Times New Roman" w:eastAsia="Times New Roman" w:hAnsi="Times New Roman" w:cs="Times New Roman"/>
          <w:color w:val="000000"/>
        </w:rPr>
        <w:t>ed</w:t>
      </w:r>
      <w:r>
        <w:rPr>
          <w:rFonts w:ascii="Times New Roman" w:eastAsia="Times New Roman" w:hAnsi="Times New Roman" w:cs="Times New Roman"/>
          <w:color w:val="000000"/>
        </w:rPr>
        <w:t xml:space="preserve"> model begins with the web pages on the CDPL.org </w:t>
      </w:r>
      <w:del w:id="557" w:author="student" w:date="2011-04-30T13:11:00Z">
        <w:r w:rsidDel="00D41002">
          <w:rPr>
            <w:rFonts w:ascii="Times New Roman" w:eastAsia="Times New Roman" w:hAnsi="Times New Roman" w:cs="Times New Roman"/>
            <w:color w:val="000000"/>
          </w:rPr>
          <w:delText xml:space="preserve">site </w:delText>
        </w:r>
      </w:del>
      <w:r>
        <w:rPr>
          <w:rFonts w:ascii="Times New Roman" w:eastAsia="Times New Roman" w:hAnsi="Times New Roman" w:cs="Times New Roman"/>
          <w:color w:val="000000"/>
        </w:rPr>
        <w:t xml:space="preserve">and the IMSPL.com </w:t>
      </w:r>
      <w:del w:id="558" w:author="student" w:date="2011-04-30T13:10:00Z">
        <w:r w:rsidDel="00D41002">
          <w:rPr>
            <w:rFonts w:ascii="Times New Roman" w:eastAsia="Times New Roman" w:hAnsi="Times New Roman" w:cs="Times New Roman"/>
            <w:color w:val="000000"/>
          </w:rPr>
          <w:delText>page</w:delText>
        </w:r>
      </w:del>
      <w:ins w:id="559" w:author="student" w:date="2011-04-30T13:10:00Z">
        <w:r w:rsidR="00D41002">
          <w:rPr>
            <w:rFonts w:ascii="Times New Roman" w:eastAsia="Times New Roman" w:hAnsi="Times New Roman" w:cs="Times New Roman"/>
            <w:color w:val="000000"/>
          </w:rPr>
          <w:t>sites</w:t>
        </w:r>
      </w:ins>
      <w:r>
        <w:rPr>
          <w:rFonts w:ascii="Times New Roman" w:eastAsia="Times New Roman" w:hAnsi="Times New Roman" w:cs="Times New Roman"/>
          <w:color w:val="000000"/>
        </w:rPr>
        <w:t>. The URLs and titles</w:t>
      </w:r>
      <w:r w:rsidR="00EA683C">
        <w:rPr>
          <w:rFonts w:ascii="Times New Roman" w:eastAsia="Times New Roman" w:hAnsi="Times New Roman" w:cs="Times New Roman"/>
          <w:color w:val="000000"/>
        </w:rPr>
        <w:t xml:space="preserve"> are scraped</w:t>
      </w:r>
      <w:r>
        <w:rPr>
          <w:rFonts w:ascii="Times New Roman" w:eastAsia="Times New Roman" w:hAnsi="Times New Roman" w:cs="Times New Roman"/>
          <w:color w:val="000000"/>
        </w:rPr>
        <w:t xml:space="preserve"> </w:t>
      </w:r>
      <w:r w:rsidR="00EA683C">
        <w:rPr>
          <w:rFonts w:ascii="Times New Roman" w:eastAsia="Times New Roman" w:hAnsi="Times New Roman" w:cs="Times New Roman"/>
          <w:color w:val="000000"/>
        </w:rPr>
        <w:t xml:space="preserve">(See Appendix B for </w:t>
      </w:r>
      <w:proofErr w:type="spellStart"/>
      <w:r w:rsidR="00EA683C">
        <w:rPr>
          <w:rFonts w:ascii="Times New Roman" w:eastAsia="Times New Roman" w:hAnsi="Times New Roman" w:cs="Times New Roman"/>
          <w:color w:val="000000"/>
        </w:rPr>
        <w:t>specifics</w:t>
      </w:r>
      <w:del w:id="560" w:author="student" w:date="2011-04-30T13:14:00Z">
        <w:r w:rsidR="00EA683C" w:rsidDel="00D41002">
          <w:rPr>
            <w:rFonts w:ascii="Times New Roman" w:eastAsia="Times New Roman" w:hAnsi="Times New Roman" w:cs="Times New Roman"/>
            <w:color w:val="000000"/>
          </w:rPr>
          <w:delText>). Next the URL</w:delText>
        </w:r>
      </w:del>
      <w:del w:id="561" w:author="student" w:date="2011-04-30T13:13:00Z">
        <w:r w:rsidR="00EA683C" w:rsidDel="00D41002">
          <w:rPr>
            <w:rFonts w:ascii="Times New Roman" w:eastAsia="Times New Roman" w:hAnsi="Times New Roman" w:cs="Times New Roman"/>
            <w:color w:val="000000"/>
          </w:rPr>
          <w:delText>’</w:delText>
        </w:r>
      </w:del>
      <w:del w:id="562" w:author="student" w:date="2011-04-30T13:14:00Z">
        <w:r w:rsidR="00EA683C" w:rsidDel="00D41002">
          <w:rPr>
            <w:rFonts w:ascii="Times New Roman" w:eastAsia="Times New Roman" w:hAnsi="Times New Roman" w:cs="Times New Roman"/>
            <w:color w:val="000000"/>
          </w:rPr>
          <w:delText>s and titles that were scraped are</w:delText>
        </w:r>
      </w:del>
      <w:ins w:id="563" w:author="student" w:date="2011-04-30T13:14:00Z">
        <w:r w:rsidR="00D41002">
          <w:rPr>
            <w:rFonts w:ascii="Times New Roman" w:eastAsia="Times New Roman" w:hAnsi="Times New Roman" w:cs="Times New Roman"/>
            <w:color w:val="000000"/>
          </w:rPr>
          <w:t>and</w:t>
        </w:r>
        <w:proofErr w:type="spellEnd"/>
        <w:r w:rsidR="00D41002">
          <w:rPr>
            <w:rFonts w:ascii="Times New Roman" w:eastAsia="Times New Roman" w:hAnsi="Times New Roman" w:cs="Times New Roman"/>
            <w:color w:val="000000"/>
          </w:rPr>
          <w:t xml:space="preserve"> then</w:t>
        </w:r>
      </w:ins>
      <w:r w:rsidR="00EA683C">
        <w:rPr>
          <w:rFonts w:ascii="Times New Roman" w:eastAsia="Times New Roman" w:hAnsi="Times New Roman" w:cs="Times New Roman"/>
          <w:color w:val="000000"/>
        </w:rPr>
        <w:t xml:space="preserve"> encoded in </w:t>
      </w:r>
      <w:proofErr w:type="spellStart"/>
      <w:r w:rsidR="00EA683C">
        <w:rPr>
          <w:rFonts w:ascii="Times New Roman" w:eastAsia="Times New Roman" w:hAnsi="Times New Roman" w:cs="Times New Roman"/>
          <w:color w:val="000000"/>
        </w:rPr>
        <w:t>RDF</w:t>
      </w:r>
      <w:proofErr w:type="spellEnd"/>
      <w:r w:rsidR="00EA683C">
        <w:rPr>
          <w:rFonts w:ascii="Times New Roman" w:eastAsia="Times New Roman" w:hAnsi="Times New Roman" w:cs="Times New Roman"/>
          <w:color w:val="000000"/>
        </w:rPr>
        <w:t xml:space="preserve"> using Turtle (See Appendix C for specifics)</w:t>
      </w:r>
      <w:r w:rsidR="00C84555">
        <w:rPr>
          <w:rFonts w:ascii="Times New Roman" w:eastAsia="Times New Roman" w:hAnsi="Times New Roman" w:cs="Times New Roman"/>
          <w:color w:val="000000"/>
        </w:rPr>
        <w:t xml:space="preserve">. </w:t>
      </w:r>
      <w:r w:rsidR="00B2271B">
        <w:rPr>
          <w:rFonts w:ascii="Times New Roman" w:eastAsia="Times New Roman" w:hAnsi="Times New Roman" w:cs="Times New Roman"/>
          <w:color w:val="000000"/>
        </w:rPr>
        <w:t>The</w:t>
      </w:r>
      <w:del w:id="564" w:author="student" w:date="2011-04-30T13:14:00Z">
        <w:r w:rsidR="00B2271B" w:rsidDel="00D41002">
          <w:rPr>
            <w:rFonts w:ascii="Times New Roman" w:eastAsia="Times New Roman" w:hAnsi="Times New Roman" w:cs="Times New Roman"/>
            <w:color w:val="000000"/>
          </w:rPr>
          <w:delText>se</w:delText>
        </w:r>
      </w:del>
      <w:ins w:id="565" w:author="student" w:date="2011-04-30T13:14:00Z">
        <w:r w:rsidR="00D41002">
          <w:rPr>
            <w:rFonts w:ascii="Times New Roman" w:eastAsia="Times New Roman" w:hAnsi="Times New Roman" w:cs="Times New Roman"/>
            <w:color w:val="000000"/>
          </w:rPr>
          <w:t xml:space="preserve"> results</w:t>
        </w:r>
      </w:ins>
      <w:r w:rsidR="00B2271B">
        <w:rPr>
          <w:rFonts w:ascii="Times New Roman" w:eastAsia="Times New Roman" w:hAnsi="Times New Roman" w:cs="Times New Roman"/>
          <w:color w:val="000000"/>
        </w:rPr>
        <w:t xml:space="preserve"> are stored in a </w:t>
      </w:r>
      <w:proofErr w:type="spellStart"/>
      <w:r w:rsidR="00B2271B">
        <w:rPr>
          <w:rFonts w:ascii="Times New Roman" w:eastAsia="Times New Roman" w:hAnsi="Times New Roman" w:cs="Times New Roman"/>
          <w:color w:val="000000"/>
        </w:rPr>
        <w:t>SPARQL</w:t>
      </w:r>
      <w:proofErr w:type="spellEnd"/>
      <w:r w:rsidR="00B2271B">
        <w:rPr>
          <w:rFonts w:ascii="Times New Roman" w:eastAsia="Times New Roman" w:hAnsi="Times New Roman" w:cs="Times New Roman"/>
          <w:color w:val="000000"/>
        </w:rPr>
        <w:t xml:space="preserve"> endpoint</w:t>
      </w:r>
      <w:ins w:id="566" w:author="student" w:date="2011-04-30T13:14:00Z">
        <w:r w:rsidR="00D41002">
          <w:rPr>
            <w:rFonts w:ascii="Times New Roman" w:eastAsia="Times New Roman" w:hAnsi="Times New Roman" w:cs="Times New Roman"/>
            <w:color w:val="000000"/>
          </w:rPr>
          <w:t xml:space="preserve"> for later use</w:t>
        </w:r>
      </w:ins>
      <w:r w:rsidR="00B2271B">
        <w:rPr>
          <w:rFonts w:ascii="Times New Roman" w:eastAsia="Times New Roman" w:hAnsi="Times New Roman" w:cs="Times New Roman"/>
          <w:color w:val="000000"/>
        </w:rPr>
        <w:t>. The information is then</w:t>
      </w:r>
      <w:del w:id="567" w:author="student" w:date="2011-04-30T13:14:00Z">
        <w:r w:rsidR="00C84555" w:rsidDel="00D41002">
          <w:rPr>
            <w:rFonts w:ascii="Times New Roman" w:eastAsia="Times New Roman" w:hAnsi="Times New Roman" w:cs="Times New Roman"/>
            <w:color w:val="000000"/>
          </w:rPr>
          <w:delText xml:space="preserve"> a</w:delText>
        </w:r>
      </w:del>
      <w:r w:rsidR="00C84555">
        <w:rPr>
          <w:rFonts w:ascii="Times New Roman" w:eastAsia="Times New Roman" w:hAnsi="Times New Roman" w:cs="Times New Roman"/>
          <w:color w:val="000000"/>
        </w:rPr>
        <w:t xml:space="preserve"> run through a string matching algorithm to test their </w:t>
      </w:r>
      <w:del w:id="568" w:author="student" w:date="2011-04-30T13:15:00Z">
        <w:r w:rsidR="00C84555" w:rsidDel="00D41002">
          <w:rPr>
            <w:rFonts w:ascii="Times New Roman" w:eastAsia="Times New Roman" w:hAnsi="Times New Roman" w:cs="Times New Roman"/>
            <w:color w:val="000000"/>
          </w:rPr>
          <w:delText>validity</w:delText>
        </w:r>
        <w:r w:rsidR="00B2271B" w:rsidDel="00D41002">
          <w:rPr>
            <w:rFonts w:ascii="Times New Roman" w:eastAsia="Times New Roman" w:hAnsi="Times New Roman" w:cs="Times New Roman"/>
            <w:color w:val="000000"/>
          </w:rPr>
          <w:delText xml:space="preserve"> </w:delText>
        </w:r>
      </w:del>
      <w:ins w:id="569" w:author="student" w:date="2011-04-30T13:15:00Z">
        <w:r w:rsidR="00D41002">
          <w:rPr>
            <w:rFonts w:ascii="Times New Roman" w:eastAsia="Times New Roman" w:hAnsi="Times New Roman" w:cs="Times New Roman"/>
            <w:color w:val="000000"/>
          </w:rPr>
          <w:t>similarity</w:t>
        </w:r>
        <w:r w:rsidR="00D41002">
          <w:rPr>
            <w:rFonts w:ascii="Times New Roman" w:eastAsia="Times New Roman" w:hAnsi="Times New Roman" w:cs="Times New Roman"/>
            <w:color w:val="000000"/>
          </w:rPr>
          <w:t xml:space="preserve"> </w:t>
        </w:r>
      </w:ins>
      <w:r w:rsidR="00B2271B">
        <w:rPr>
          <w:rFonts w:ascii="Times New Roman" w:eastAsia="Times New Roman" w:hAnsi="Times New Roman" w:cs="Times New Roman"/>
          <w:color w:val="000000"/>
        </w:rPr>
        <w:t>and reduce uncertainty</w:t>
      </w:r>
      <w:r w:rsidR="00C84555">
        <w:rPr>
          <w:rFonts w:ascii="Times New Roman" w:eastAsia="Times New Roman" w:hAnsi="Times New Roman" w:cs="Times New Roman"/>
          <w:color w:val="000000"/>
        </w:rPr>
        <w:t xml:space="preserve"> (See Appendix D for specifics).</w:t>
      </w:r>
      <w:r w:rsidR="002439FA">
        <w:rPr>
          <w:rFonts w:ascii="Times New Roman" w:eastAsia="Times New Roman" w:hAnsi="Times New Roman" w:cs="Times New Roman"/>
          <w:color w:val="000000"/>
        </w:rPr>
        <w:t xml:space="preserve"> After the string matching algorithm is </w:t>
      </w:r>
      <w:del w:id="570" w:author="student" w:date="2011-04-30T13:15:00Z">
        <w:r w:rsidR="002439FA" w:rsidDel="00D41002">
          <w:rPr>
            <w:rFonts w:ascii="Times New Roman" w:eastAsia="Times New Roman" w:hAnsi="Times New Roman" w:cs="Times New Roman"/>
            <w:color w:val="000000"/>
          </w:rPr>
          <w:delText>run</w:delText>
        </w:r>
      </w:del>
      <w:ins w:id="571" w:author="student" w:date="2011-04-30T13:15:00Z">
        <w:r w:rsidR="00D41002">
          <w:rPr>
            <w:rFonts w:ascii="Times New Roman" w:eastAsia="Times New Roman" w:hAnsi="Times New Roman" w:cs="Times New Roman"/>
            <w:color w:val="000000"/>
          </w:rPr>
          <w:t>applied</w:t>
        </w:r>
      </w:ins>
      <w:r w:rsidR="002439FA">
        <w:rPr>
          <w:rFonts w:ascii="Times New Roman" w:eastAsia="Times New Roman" w:hAnsi="Times New Roman" w:cs="Times New Roman"/>
          <w:color w:val="000000"/>
        </w:rPr>
        <w:t xml:space="preserve">, the </w:t>
      </w:r>
      <w:r w:rsidR="00C3629A">
        <w:rPr>
          <w:rFonts w:ascii="Times New Roman" w:eastAsia="Times New Roman" w:hAnsi="Times New Roman" w:cs="Times New Roman"/>
          <w:color w:val="000000"/>
        </w:rPr>
        <w:t>correlations are stored on a named graph and are</w:t>
      </w:r>
      <w:r w:rsidR="00E65598">
        <w:rPr>
          <w:rFonts w:ascii="Times New Roman" w:eastAsia="Times New Roman" w:hAnsi="Times New Roman" w:cs="Times New Roman"/>
          <w:color w:val="000000"/>
        </w:rPr>
        <w:t xml:space="preserve"> presented to the </w:t>
      </w:r>
      <w:r w:rsidR="00C3629A">
        <w:rPr>
          <w:rFonts w:ascii="Times New Roman" w:eastAsia="Times New Roman" w:hAnsi="Times New Roman" w:cs="Times New Roman"/>
          <w:color w:val="000000"/>
        </w:rPr>
        <w:t>“</w:t>
      </w:r>
      <w:r w:rsidR="00E65598">
        <w:rPr>
          <w:rFonts w:ascii="Times New Roman" w:eastAsia="Times New Roman" w:hAnsi="Times New Roman" w:cs="Times New Roman"/>
          <w:color w:val="000000"/>
        </w:rPr>
        <w:t>Social M</w:t>
      </w:r>
      <w:r w:rsidR="002439FA">
        <w:rPr>
          <w:rFonts w:ascii="Times New Roman" w:eastAsia="Times New Roman" w:hAnsi="Times New Roman" w:cs="Times New Roman"/>
          <w:color w:val="000000"/>
        </w:rPr>
        <w:t>achine</w:t>
      </w:r>
      <w:r w:rsidR="00C3629A">
        <w:rPr>
          <w:rFonts w:ascii="Times New Roman" w:eastAsia="Times New Roman" w:hAnsi="Times New Roman" w:cs="Times New Roman"/>
          <w:color w:val="000000"/>
        </w:rPr>
        <w:t>”</w:t>
      </w:r>
      <w:r w:rsidR="00E65598">
        <w:rPr>
          <w:rFonts w:ascii="Times New Roman" w:eastAsia="Times New Roman" w:hAnsi="Times New Roman" w:cs="Times New Roman"/>
          <w:color w:val="000000"/>
        </w:rPr>
        <w:t xml:space="preserve"> </w:t>
      </w:r>
      <w:r w:rsidR="002439FA">
        <w:rPr>
          <w:rFonts w:ascii="Times New Roman" w:eastAsia="Times New Roman" w:hAnsi="Times New Roman" w:cs="Times New Roman"/>
          <w:color w:val="000000"/>
        </w:rPr>
        <w:t>and the “See Also”</w:t>
      </w:r>
      <w:r w:rsidR="00E65598">
        <w:rPr>
          <w:rFonts w:ascii="Times New Roman" w:eastAsia="Times New Roman" w:hAnsi="Times New Roman" w:cs="Times New Roman"/>
          <w:color w:val="000000"/>
        </w:rPr>
        <w:t xml:space="preserve"> interface</w:t>
      </w:r>
      <w:r w:rsidR="00E65598" w:rsidRPr="00E65598">
        <w:t xml:space="preserve"> </w:t>
      </w:r>
      <w:r w:rsidR="00E65598" w:rsidRPr="00E65598">
        <w:rPr>
          <w:rFonts w:ascii="Times New Roman" w:eastAsia="Times New Roman" w:hAnsi="Times New Roman" w:cs="Times New Roman"/>
          <w:color w:val="000000"/>
        </w:rPr>
        <w:t xml:space="preserve">(See </w:t>
      </w:r>
      <w:del w:id="572" w:author="student" w:date="2011-04-30T13:36:00Z">
        <w:r w:rsidR="00E65598" w:rsidRPr="00E65598" w:rsidDel="00F13CDD">
          <w:rPr>
            <w:rFonts w:ascii="Times New Roman" w:eastAsia="Times New Roman" w:hAnsi="Times New Roman" w:cs="Times New Roman"/>
            <w:color w:val="000000"/>
          </w:rPr>
          <w:delText xml:space="preserve">Appendix </w:delText>
        </w:r>
      </w:del>
      <w:ins w:id="573" w:author="student" w:date="2011-04-30T13:36:00Z">
        <w:r w:rsidR="00F13CDD" w:rsidRPr="00E65598">
          <w:rPr>
            <w:rFonts w:ascii="Times New Roman" w:eastAsia="Times New Roman" w:hAnsi="Times New Roman" w:cs="Times New Roman"/>
            <w:color w:val="000000"/>
          </w:rPr>
          <w:t>Appendi</w:t>
        </w:r>
        <w:r w:rsidR="00F13CDD">
          <w:rPr>
            <w:rFonts w:ascii="Times New Roman" w:eastAsia="Times New Roman" w:hAnsi="Times New Roman" w:cs="Times New Roman"/>
            <w:color w:val="000000"/>
          </w:rPr>
          <w:t>ces</w:t>
        </w:r>
        <w:r w:rsidR="00F13CDD" w:rsidRPr="00E65598">
          <w:rPr>
            <w:rFonts w:ascii="Times New Roman" w:eastAsia="Times New Roman" w:hAnsi="Times New Roman" w:cs="Times New Roman"/>
            <w:color w:val="000000"/>
          </w:rPr>
          <w:t xml:space="preserve"> </w:t>
        </w:r>
      </w:ins>
      <w:r w:rsidR="00E65598" w:rsidRPr="00E65598">
        <w:rPr>
          <w:rFonts w:ascii="Times New Roman" w:eastAsia="Times New Roman" w:hAnsi="Times New Roman" w:cs="Times New Roman"/>
          <w:color w:val="000000"/>
        </w:rPr>
        <w:t xml:space="preserve">E </w:t>
      </w:r>
      <w:r w:rsidR="00E65598">
        <w:rPr>
          <w:rFonts w:ascii="Times New Roman" w:eastAsia="Times New Roman" w:hAnsi="Times New Roman" w:cs="Times New Roman"/>
          <w:color w:val="000000"/>
        </w:rPr>
        <w:t xml:space="preserve">and F </w:t>
      </w:r>
      <w:r w:rsidR="00E65598" w:rsidRPr="00E65598">
        <w:rPr>
          <w:rFonts w:ascii="Times New Roman" w:eastAsia="Times New Roman" w:hAnsi="Times New Roman" w:cs="Times New Roman"/>
          <w:color w:val="000000"/>
        </w:rPr>
        <w:t>for specifics)</w:t>
      </w:r>
      <w:r w:rsidR="00E65598">
        <w:rPr>
          <w:rFonts w:ascii="Times New Roman" w:eastAsia="Times New Roman" w:hAnsi="Times New Roman" w:cs="Times New Roman"/>
          <w:color w:val="000000"/>
        </w:rPr>
        <w:t>.</w:t>
      </w:r>
      <w:r w:rsidR="00E65598" w:rsidRPr="00E65598">
        <w:rPr>
          <w:rFonts w:ascii="Times New Roman" w:eastAsia="Times New Roman" w:hAnsi="Times New Roman" w:cs="Times New Roman"/>
          <w:color w:val="000000"/>
        </w:rPr>
        <w:t xml:space="preserve">  </w:t>
      </w:r>
      <w:r w:rsidR="002439FA">
        <w:rPr>
          <w:rFonts w:ascii="Times New Roman" w:eastAsia="Times New Roman" w:hAnsi="Times New Roman" w:cs="Times New Roman"/>
          <w:color w:val="000000"/>
        </w:rPr>
        <w:t xml:space="preserve"> </w:t>
      </w:r>
      <w:del w:id="574" w:author="student" w:date="2011-04-30T13:18:00Z">
        <w:r w:rsidR="002439FA" w:rsidDel="00D41002">
          <w:rPr>
            <w:rFonts w:ascii="Times New Roman" w:eastAsia="Times New Roman" w:hAnsi="Times New Roman" w:cs="Times New Roman"/>
            <w:color w:val="000000"/>
          </w:rPr>
          <w:delText>Here</w:delText>
        </w:r>
      </w:del>
      <w:ins w:id="575" w:author="student" w:date="2011-04-30T13:18:00Z">
        <w:r w:rsidR="00D41002">
          <w:rPr>
            <w:rFonts w:ascii="Times New Roman" w:eastAsia="Times New Roman" w:hAnsi="Times New Roman" w:cs="Times New Roman"/>
            <w:color w:val="000000"/>
          </w:rPr>
          <w:t>At the social machine</w:t>
        </w:r>
      </w:ins>
      <w:r w:rsidR="002439FA">
        <w:rPr>
          <w:rFonts w:ascii="Times New Roman" w:eastAsia="Times New Roman" w:hAnsi="Times New Roman" w:cs="Times New Roman"/>
          <w:color w:val="000000"/>
        </w:rPr>
        <w:t xml:space="preserve">, the user </w:t>
      </w:r>
      <w:r w:rsidR="00E65598">
        <w:rPr>
          <w:rFonts w:ascii="Times New Roman" w:eastAsia="Times New Roman" w:hAnsi="Times New Roman" w:cs="Times New Roman"/>
          <w:color w:val="000000"/>
        </w:rPr>
        <w:t xml:space="preserve">views the other site and determines if the connection </w:t>
      </w:r>
      <w:del w:id="576" w:author="student" w:date="2011-04-30T13:18:00Z">
        <w:r w:rsidR="00E65598" w:rsidDel="00D41002">
          <w:rPr>
            <w:rFonts w:ascii="Times New Roman" w:eastAsia="Times New Roman" w:hAnsi="Times New Roman" w:cs="Times New Roman"/>
            <w:color w:val="000000"/>
          </w:rPr>
          <w:delText xml:space="preserve">was </w:delText>
        </w:r>
      </w:del>
      <w:ins w:id="577" w:author="student" w:date="2011-04-30T13:18:00Z">
        <w:r w:rsidR="00D41002">
          <w:rPr>
            <w:rFonts w:ascii="Times New Roman" w:eastAsia="Times New Roman" w:hAnsi="Times New Roman" w:cs="Times New Roman"/>
            <w:color w:val="000000"/>
          </w:rPr>
          <w:t>is</w:t>
        </w:r>
        <w:r w:rsidR="00D41002">
          <w:rPr>
            <w:rFonts w:ascii="Times New Roman" w:eastAsia="Times New Roman" w:hAnsi="Times New Roman" w:cs="Times New Roman"/>
            <w:color w:val="000000"/>
          </w:rPr>
          <w:t xml:space="preserve"> </w:t>
        </w:r>
      </w:ins>
      <w:r w:rsidR="00E65598">
        <w:rPr>
          <w:rFonts w:ascii="Times New Roman" w:eastAsia="Times New Roman" w:hAnsi="Times New Roman" w:cs="Times New Roman"/>
          <w:color w:val="000000"/>
        </w:rPr>
        <w:t>valid. The results a</w:t>
      </w:r>
      <w:r w:rsidR="0005504A">
        <w:rPr>
          <w:rFonts w:ascii="Times New Roman" w:eastAsia="Times New Roman" w:hAnsi="Times New Roman" w:cs="Times New Roman"/>
          <w:color w:val="000000"/>
        </w:rPr>
        <w:t xml:space="preserve">re fed back to the correlation </w:t>
      </w:r>
      <w:r w:rsidR="00E65598">
        <w:rPr>
          <w:rFonts w:ascii="Times New Roman" w:eastAsia="Times New Roman" w:hAnsi="Times New Roman" w:cs="Times New Roman"/>
          <w:color w:val="000000"/>
        </w:rPr>
        <w:t xml:space="preserve">table stored in the </w:t>
      </w:r>
      <w:r w:rsidR="00ED6498">
        <w:rPr>
          <w:rFonts w:ascii="Times New Roman" w:eastAsia="Times New Roman" w:hAnsi="Times New Roman" w:cs="Times New Roman"/>
          <w:color w:val="000000"/>
        </w:rPr>
        <w:t>triple store database</w:t>
      </w:r>
      <w:r w:rsidR="00E65598">
        <w:rPr>
          <w:rFonts w:ascii="Times New Roman" w:eastAsia="Times New Roman" w:hAnsi="Times New Roman" w:cs="Times New Roman"/>
          <w:color w:val="000000"/>
        </w:rPr>
        <w:t>.</w:t>
      </w:r>
      <w:r w:rsidR="00F91EFA">
        <w:rPr>
          <w:rFonts w:ascii="Times New Roman" w:eastAsia="Times New Roman" w:hAnsi="Times New Roman" w:cs="Times New Roman"/>
          <w:color w:val="000000"/>
        </w:rPr>
        <w:t xml:space="preserve"> </w:t>
      </w:r>
      <w:r w:rsidR="00C3629A">
        <w:rPr>
          <w:rFonts w:ascii="Times New Roman" w:eastAsia="Times New Roman" w:hAnsi="Times New Roman" w:cs="Times New Roman"/>
          <w:color w:val="000000"/>
        </w:rPr>
        <w:t>The information throughout the system is provisioned to allow the user to infer the greatest</w:t>
      </w:r>
      <w:ins w:id="578" w:author="student" w:date="2011-04-30T13:18:00Z">
        <w:r w:rsidR="00D41002">
          <w:rPr>
            <w:rFonts w:ascii="Times New Roman" w:eastAsia="Times New Roman" w:hAnsi="Times New Roman" w:cs="Times New Roman"/>
            <w:color w:val="000000"/>
          </w:rPr>
          <w:t xml:space="preserve"> amount of</w:t>
        </w:r>
      </w:ins>
      <w:r w:rsidR="00C3629A">
        <w:rPr>
          <w:rFonts w:ascii="Times New Roman" w:eastAsia="Times New Roman" w:hAnsi="Times New Roman" w:cs="Times New Roman"/>
          <w:color w:val="000000"/>
        </w:rPr>
        <w:t xml:space="preserve"> </w:t>
      </w:r>
      <w:r w:rsidR="00702BF0">
        <w:rPr>
          <w:rFonts w:ascii="Times New Roman" w:eastAsia="Times New Roman" w:hAnsi="Times New Roman" w:cs="Times New Roman"/>
          <w:color w:val="000000"/>
        </w:rPr>
        <w:t>probable information</w:t>
      </w:r>
      <w:r w:rsidR="00C3629A">
        <w:rPr>
          <w:rFonts w:ascii="Times New Roman" w:eastAsia="Times New Roman" w:hAnsi="Times New Roman" w:cs="Times New Roman"/>
          <w:color w:val="000000"/>
        </w:rPr>
        <w:t xml:space="preserve">. This allows the user to focus on information uncertainty of a minor combination of </w:t>
      </w:r>
      <w:del w:id="579" w:author="student" w:date="2011-04-30T13:19:00Z">
        <w:r w:rsidR="00C3629A" w:rsidDel="00D41002">
          <w:rPr>
            <w:rFonts w:ascii="Times New Roman" w:eastAsia="Times New Roman" w:hAnsi="Times New Roman" w:cs="Times New Roman"/>
            <w:color w:val="000000"/>
          </w:rPr>
          <w:delText xml:space="preserve">sites </w:delText>
        </w:r>
      </w:del>
      <w:ins w:id="580" w:author="student" w:date="2011-04-30T13:19:00Z">
        <w:r w:rsidR="00D41002">
          <w:rPr>
            <w:rFonts w:ascii="Times New Roman" w:eastAsia="Times New Roman" w:hAnsi="Times New Roman" w:cs="Times New Roman"/>
            <w:color w:val="000000"/>
          </w:rPr>
          <w:t>pages</w:t>
        </w:r>
        <w:r w:rsidR="00D41002">
          <w:rPr>
            <w:rFonts w:ascii="Times New Roman" w:eastAsia="Times New Roman" w:hAnsi="Times New Roman" w:cs="Times New Roman"/>
            <w:color w:val="000000"/>
          </w:rPr>
          <w:t xml:space="preserve"> </w:t>
        </w:r>
      </w:ins>
      <w:r w:rsidR="00C3629A">
        <w:rPr>
          <w:rFonts w:ascii="Times New Roman" w:eastAsia="Times New Roman" w:hAnsi="Times New Roman" w:cs="Times New Roman"/>
          <w:color w:val="000000"/>
        </w:rPr>
        <w:t>instead of over half a billion possible matches.</w:t>
      </w:r>
    </w:p>
    <w:p w:rsidR="00FF6669" w:rsidRDefault="00FF6669" w:rsidP="00E07744">
      <w:pPr>
        <w:pStyle w:val="Heading2"/>
        <w:spacing w:before="0" w:beforeAutospacing="0" w:after="0" w:afterAutospacing="0"/>
        <w:rPr>
          <w:color w:val="000000"/>
          <w:sz w:val="27"/>
          <w:szCs w:val="27"/>
        </w:rPr>
      </w:pPr>
    </w:p>
    <w:p w:rsidR="0005504A" w:rsidRDefault="0005504A" w:rsidP="00E07744">
      <w:pPr>
        <w:pStyle w:val="Heading2"/>
        <w:spacing w:before="0" w:beforeAutospacing="0" w:after="0" w:afterAutospacing="0"/>
        <w:rPr>
          <w:color w:val="000000"/>
          <w:sz w:val="24"/>
          <w:szCs w:val="24"/>
        </w:rPr>
      </w:pPr>
    </w:p>
    <w:p w:rsidR="0005504A" w:rsidRDefault="0005504A" w:rsidP="00E07744">
      <w:pPr>
        <w:pStyle w:val="Heading2"/>
        <w:spacing w:before="0" w:beforeAutospacing="0" w:after="0" w:afterAutospacing="0"/>
        <w:rPr>
          <w:color w:val="000000"/>
          <w:sz w:val="24"/>
          <w:szCs w:val="24"/>
        </w:rPr>
      </w:pPr>
    </w:p>
    <w:p w:rsidR="0005504A" w:rsidRDefault="0005504A" w:rsidP="00E07744">
      <w:pPr>
        <w:pStyle w:val="Heading2"/>
        <w:spacing w:before="0" w:beforeAutospacing="0" w:after="0" w:afterAutospacing="0"/>
        <w:rPr>
          <w:color w:val="000000"/>
          <w:sz w:val="24"/>
          <w:szCs w:val="24"/>
        </w:rPr>
      </w:pPr>
    </w:p>
    <w:p w:rsidR="0005504A" w:rsidRDefault="0005504A" w:rsidP="00E07744">
      <w:pPr>
        <w:pStyle w:val="Heading2"/>
        <w:spacing w:before="0" w:beforeAutospacing="0" w:after="0" w:afterAutospacing="0"/>
        <w:rPr>
          <w:color w:val="000000"/>
          <w:sz w:val="24"/>
          <w:szCs w:val="24"/>
        </w:rPr>
      </w:pPr>
    </w:p>
    <w:p w:rsidR="003C6EFA" w:rsidRDefault="003C6EFA" w:rsidP="00E07744">
      <w:pPr>
        <w:pStyle w:val="Heading2"/>
        <w:spacing w:before="0" w:beforeAutospacing="0" w:after="0" w:afterAutospacing="0"/>
        <w:rPr>
          <w:color w:val="000000"/>
          <w:sz w:val="24"/>
          <w:szCs w:val="24"/>
        </w:rPr>
      </w:pPr>
    </w:p>
    <w:p w:rsidR="00FF6669" w:rsidRPr="00FB0DAD" w:rsidRDefault="00E07744" w:rsidP="00E07744">
      <w:pPr>
        <w:pStyle w:val="Heading2"/>
        <w:spacing w:before="0" w:beforeAutospacing="0" w:after="0" w:afterAutospacing="0"/>
        <w:rPr>
          <w:color w:val="000000"/>
          <w:sz w:val="27"/>
          <w:szCs w:val="27"/>
        </w:rPr>
      </w:pPr>
      <w:bookmarkStart w:id="581" w:name="_Toc291793217"/>
      <w:r w:rsidRPr="00E07744">
        <w:rPr>
          <w:color w:val="000000"/>
          <w:sz w:val="24"/>
          <w:szCs w:val="24"/>
        </w:rPr>
        <w:t>Logical Model:</w:t>
      </w:r>
      <w:bookmarkEnd w:id="581"/>
    </w:p>
    <w:p w:rsidR="00D1047E" w:rsidRDefault="00FF6669" w:rsidP="00FF059D">
      <w:pPr>
        <w:ind w:left="-1170"/>
        <w:rPr>
          <w:rFonts w:ascii="Times New Roman" w:eastAsia="Times New Roman" w:hAnsi="Times New Roman" w:cs="Times New Roman"/>
          <w:b/>
          <w:bCs/>
          <w:color w:val="000000"/>
        </w:rPr>
      </w:pPr>
      <w:commentRangeStart w:id="582"/>
      <w:r w:rsidRPr="00FB0DAD">
        <w:rPr>
          <w:rFonts w:ascii="Times New Roman" w:eastAsia="Times New Roman" w:hAnsi="Times New Roman" w:cs="Times New Roman"/>
          <w:noProof/>
          <w:color w:val="000000"/>
          <w:sz w:val="27"/>
          <w:szCs w:val="27"/>
        </w:rPr>
        <w:drawing>
          <wp:inline distT="0" distB="0" distL="0" distR="0">
            <wp:extent cx="7584836" cy="1923803"/>
            <wp:effectExtent l="0" t="0" r="0" b="635"/>
            <wp:docPr id="13" name="Picture 13" descr="https://lh6.googleusercontent.com/noDGCZFgZYYoRTnuGj4xFOJsx3oqwAANiYJKY4RuFauvodKEghjls5_wjaUMdePJYbOHOSPD6lGOd2Zux0HLQB7d4lBOrrvBQPLm_wc_samfds4yY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noDGCZFgZYYoRTnuGj4xFOJsx3oqwAANiYJKY4RuFauvodKEghjls5_wjaUMdePJYbOHOSPD6lGOd2Zux0HLQB7d4lBOrrvBQPLm_wc_samfds4yYiU"/>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83313" cy="1923417"/>
                    </a:xfrm>
                    <a:prstGeom prst="rect">
                      <a:avLst/>
                    </a:prstGeom>
                    <a:noFill/>
                    <a:ln>
                      <a:noFill/>
                    </a:ln>
                  </pic:spPr>
                </pic:pic>
              </a:graphicData>
            </a:graphic>
          </wp:inline>
        </w:drawing>
      </w:r>
      <w:commentRangeEnd w:id="582"/>
      <w:r w:rsidR="0090510A">
        <w:rPr>
          <w:rStyle w:val="CommentReference"/>
        </w:rPr>
        <w:commentReference w:id="582"/>
      </w:r>
    </w:p>
    <w:p w:rsidR="00FF6669" w:rsidRPr="00FB0DAD" w:rsidRDefault="00FF6669" w:rsidP="00E07744">
      <w:pPr>
        <w:rPr>
          <w:rFonts w:ascii="Times New Roman" w:eastAsia="Times New Roman" w:hAnsi="Times New Roman" w:cs="Times New Roman"/>
          <w:color w:val="000000"/>
        </w:rPr>
      </w:pPr>
    </w:p>
    <w:p w:rsidR="0005504A" w:rsidRDefault="00FF6669" w:rsidP="00E07744">
      <w:pPr>
        <w:rPr>
          <w:rFonts w:ascii="Times New Roman" w:eastAsia="Times New Roman" w:hAnsi="Times New Roman" w:cs="Times New Roman"/>
          <w:color w:val="000000"/>
        </w:rPr>
      </w:pPr>
      <w:r w:rsidRPr="00FB0DAD">
        <w:rPr>
          <w:rFonts w:ascii="Times New Roman" w:eastAsia="Times New Roman" w:hAnsi="Times New Roman" w:cs="Times New Roman"/>
          <w:color w:val="000000"/>
        </w:rPr>
        <w:t xml:space="preserve">The </w:t>
      </w:r>
      <w:del w:id="583" w:author="student" w:date="2011-04-30T13:19:00Z">
        <w:r w:rsidRPr="00FB0DAD" w:rsidDel="00D41002">
          <w:rPr>
            <w:rFonts w:ascii="Times New Roman" w:eastAsia="Times New Roman" w:hAnsi="Times New Roman" w:cs="Times New Roman"/>
            <w:color w:val="000000"/>
          </w:rPr>
          <w:delText xml:space="preserve">previous </w:delText>
        </w:r>
      </w:del>
      <w:ins w:id="584" w:author="student" w:date="2011-04-30T13:19:00Z">
        <w:r w:rsidR="00D41002">
          <w:rPr>
            <w:rFonts w:ascii="Times New Roman" w:eastAsia="Times New Roman" w:hAnsi="Times New Roman" w:cs="Times New Roman"/>
            <w:color w:val="000000"/>
          </w:rPr>
          <w:t>above diagram</w:t>
        </w:r>
        <w:r w:rsidR="00D41002" w:rsidRPr="00FB0DAD">
          <w:rPr>
            <w:rFonts w:ascii="Times New Roman" w:eastAsia="Times New Roman" w:hAnsi="Times New Roman" w:cs="Times New Roman"/>
            <w:color w:val="000000"/>
          </w:rPr>
          <w:t xml:space="preserve"> </w:t>
        </w:r>
      </w:ins>
      <w:r w:rsidRPr="00FB0DAD">
        <w:rPr>
          <w:rFonts w:ascii="Times New Roman" w:eastAsia="Times New Roman" w:hAnsi="Times New Roman" w:cs="Times New Roman"/>
          <w:color w:val="000000"/>
        </w:rPr>
        <w:t>is the logical model for the system</w:t>
      </w:r>
      <w:r>
        <w:rPr>
          <w:rFonts w:ascii="Times New Roman" w:eastAsia="Times New Roman" w:hAnsi="Times New Roman" w:cs="Times New Roman"/>
          <w:color w:val="000000"/>
        </w:rPr>
        <w:t xml:space="preserve">. </w:t>
      </w:r>
      <w:r w:rsidR="00F521E3">
        <w:rPr>
          <w:rFonts w:ascii="Times New Roman" w:eastAsia="Times New Roman" w:hAnsi="Times New Roman" w:cs="Times New Roman"/>
          <w:color w:val="000000"/>
        </w:rPr>
        <w:t xml:space="preserve"> First</w:t>
      </w:r>
      <w:ins w:id="585" w:author="student" w:date="2011-04-30T13:19:00Z">
        <w:r w:rsidR="00D41002">
          <w:rPr>
            <w:rFonts w:ascii="Times New Roman" w:eastAsia="Times New Roman" w:hAnsi="Times New Roman" w:cs="Times New Roman"/>
            <w:color w:val="000000"/>
          </w:rPr>
          <w:t>,</w:t>
        </w:r>
      </w:ins>
      <w:r w:rsidR="00F521E3">
        <w:rPr>
          <w:rFonts w:ascii="Times New Roman" w:eastAsia="Times New Roman" w:hAnsi="Times New Roman" w:cs="Times New Roman"/>
          <w:color w:val="000000"/>
        </w:rPr>
        <w:t xml:space="preserve"> the raw</w:t>
      </w:r>
      <w:r w:rsidR="00702BF0">
        <w:rPr>
          <w:rFonts w:ascii="Times New Roman" w:eastAsia="Times New Roman" w:hAnsi="Times New Roman" w:cs="Times New Roman"/>
          <w:color w:val="000000"/>
        </w:rPr>
        <w:t xml:space="preserve"> data</w:t>
      </w:r>
      <w:r w:rsidR="00F521E3">
        <w:rPr>
          <w:rFonts w:ascii="Times New Roman" w:eastAsia="Times New Roman" w:hAnsi="Times New Roman" w:cs="Times New Roman"/>
          <w:color w:val="000000"/>
        </w:rPr>
        <w:t xml:space="preserve"> was </w:t>
      </w:r>
      <w:del w:id="586" w:author="student" w:date="2011-04-30T13:19:00Z">
        <w:r w:rsidR="00F521E3" w:rsidDel="00D41002">
          <w:rPr>
            <w:rFonts w:ascii="Times New Roman" w:eastAsia="Times New Roman" w:hAnsi="Times New Roman" w:cs="Times New Roman"/>
            <w:color w:val="000000"/>
          </w:rPr>
          <w:delText xml:space="preserve">crawled </w:delText>
        </w:r>
      </w:del>
      <w:ins w:id="587" w:author="student" w:date="2011-04-30T13:19:00Z">
        <w:r w:rsidR="00D41002">
          <w:rPr>
            <w:rFonts w:ascii="Times New Roman" w:eastAsia="Times New Roman" w:hAnsi="Times New Roman" w:cs="Times New Roman"/>
            <w:color w:val="000000"/>
          </w:rPr>
          <w:t>scraped</w:t>
        </w:r>
        <w:r w:rsidR="00D41002">
          <w:rPr>
            <w:rFonts w:ascii="Times New Roman" w:eastAsia="Times New Roman" w:hAnsi="Times New Roman" w:cs="Times New Roman"/>
            <w:color w:val="000000"/>
          </w:rPr>
          <w:t xml:space="preserve"> </w:t>
        </w:r>
      </w:ins>
      <w:r w:rsidR="00F521E3">
        <w:rPr>
          <w:rFonts w:ascii="Times New Roman" w:eastAsia="Times New Roman" w:hAnsi="Times New Roman" w:cs="Times New Roman"/>
          <w:color w:val="000000"/>
        </w:rPr>
        <w:t xml:space="preserve">from the two </w:t>
      </w:r>
      <w:del w:id="588" w:author="student" w:date="2011-04-30T13:19:00Z">
        <w:r w:rsidR="00F521E3" w:rsidDel="00D41002">
          <w:rPr>
            <w:rFonts w:ascii="Times New Roman" w:eastAsia="Times New Roman" w:hAnsi="Times New Roman" w:cs="Times New Roman"/>
            <w:color w:val="000000"/>
          </w:rPr>
          <w:delText>website</w:delText>
        </w:r>
        <w:r w:rsidR="00702BF0" w:rsidDel="00D41002">
          <w:rPr>
            <w:rFonts w:ascii="Times New Roman" w:eastAsia="Times New Roman" w:hAnsi="Times New Roman" w:cs="Times New Roman"/>
            <w:color w:val="000000"/>
          </w:rPr>
          <w:delText>s</w:delText>
        </w:r>
      </w:del>
      <w:ins w:id="589" w:author="student" w:date="2011-04-30T13:19:00Z">
        <w:r w:rsidR="00D41002">
          <w:rPr>
            <w:rFonts w:ascii="Times New Roman" w:eastAsia="Times New Roman" w:hAnsi="Times New Roman" w:cs="Times New Roman"/>
            <w:color w:val="000000"/>
          </w:rPr>
          <w:t>wikis</w:t>
        </w:r>
      </w:ins>
      <w:r w:rsidR="007214F9">
        <w:rPr>
          <w:rFonts w:ascii="Times New Roman" w:eastAsia="Times New Roman" w:hAnsi="Times New Roman" w:cs="Times New Roman"/>
          <w:color w:val="000000"/>
        </w:rPr>
        <w:t xml:space="preserve">. </w:t>
      </w:r>
      <w:del w:id="590" w:author="student" w:date="2011-04-30T13:20:00Z">
        <w:r w:rsidR="007214F9" w:rsidDel="00D41002">
          <w:rPr>
            <w:rFonts w:ascii="Times New Roman" w:eastAsia="Times New Roman" w:hAnsi="Times New Roman" w:cs="Times New Roman"/>
            <w:color w:val="000000"/>
          </w:rPr>
          <w:delText xml:space="preserve">Those </w:delText>
        </w:r>
      </w:del>
      <w:ins w:id="591" w:author="student" w:date="2011-04-30T13:20:00Z">
        <w:r w:rsidR="00D41002">
          <w:rPr>
            <w:rFonts w:ascii="Times New Roman" w:eastAsia="Times New Roman" w:hAnsi="Times New Roman" w:cs="Times New Roman"/>
            <w:color w:val="000000"/>
          </w:rPr>
          <w:t>That</w:t>
        </w:r>
        <w:r w:rsidR="00D41002">
          <w:rPr>
            <w:rFonts w:ascii="Times New Roman" w:eastAsia="Times New Roman" w:hAnsi="Times New Roman" w:cs="Times New Roman"/>
            <w:color w:val="000000"/>
          </w:rPr>
          <w:t xml:space="preserve"> </w:t>
        </w:r>
      </w:ins>
      <w:r w:rsidR="007214F9">
        <w:rPr>
          <w:rFonts w:ascii="Times New Roman" w:eastAsia="Times New Roman" w:hAnsi="Times New Roman" w:cs="Times New Roman"/>
          <w:color w:val="000000"/>
        </w:rPr>
        <w:t>raw data</w:t>
      </w:r>
      <w:r w:rsidR="00F521E3">
        <w:rPr>
          <w:rFonts w:ascii="Times New Roman" w:eastAsia="Times New Roman" w:hAnsi="Times New Roman" w:cs="Times New Roman"/>
          <w:color w:val="000000"/>
        </w:rPr>
        <w:t xml:space="preserve"> </w:t>
      </w:r>
      <w:del w:id="592" w:author="student" w:date="2011-04-30T13:20:00Z">
        <w:r w:rsidR="00B9354B" w:rsidDel="00D41002">
          <w:rPr>
            <w:rFonts w:ascii="Times New Roman" w:eastAsia="Times New Roman" w:hAnsi="Times New Roman" w:cs="Times New Roman"/>
            <w:color w:val="000000"/>
          </w:rPr>
          <w:delText xml:space="preserve">are </w:delText>
        </w:r>
      </w:del>
      <w:ins w:id="593" w:author="student" w:date="2011-04-30T13:20:00Z">
        <w:r w:rsidR="00D41002">
          <w:rPr>
            <w:rFonts w:ascii="Times New Roman" w:eastAsia="Times New Roman" w:hAnsi="Times New Roman" w:cs="Times New Roman"/>
            <w:color w:val="000000"/>
          </w:rPr>
          <w:t>is</w:t>
        </w:r>
        <w:r w:rsidR="00D41002">
          <w:rPr>
            <w:rFonts w:ascii="Times New Roman" w:eastAsia="Times New Roman" w:hAnsi="Times New Roman" w:cs="Times New Roman"/>
            <w:color w:val="000000"/>
          </w:rPr>
          <w:t xml:space="preserve"> </w:t>
        </w:r>
      </w:ins>
      <w:del w:id="594" w:author="student" w:date="2011-04-30T13:24:00Z">
        <w:r w:rsidR="007214F9" w:rsidDel="0090510A">
          <w:rPr>
            <w:rFonts w:ascii="Times New Roman" w:eastAsia="Times New Roman" w:hAnsi="Times New Roman" w:cs="Times New Roman"/>
            <w:color w:val="000000"/>
          </w:rPr>
          <w:delText>stored</w:delText>
        </w:r>
        <w:r w:rsidR="00F521E3" w:rsidDel="0090510A">
          <w:rPr>
            <w:rFonts w:ascii="Times New Roman" w:eastAsia="Times New Roman" w:hAnsi="Times New Roman" w:cs="Times New Roman"/>
            <w:color w:val="000000"/>
          </w:rPr>
          <w:delText xml:space="preserve"> </w:delText>
        </w:r>
      </w:del>
      <w:ins w:id="595" w:author="student" w:date="2011-04-30T13:25:00Z">
        <w:r w:rsidR="0090510A">
          <w:rPr>
            <w:rFonts w:ascii="Times New Roman" w:eastAsia="Times New Roman" w:hAnsi="Times New Roman" w:cs="Times New Roman"/>
            <w:color w:val="000000"/>
          </w:rPr>
          <w:t>organized</w:t>
        </w:r>
      </w:ins>
      <w:ins w:id="596" w:author="student" w:date="2011-04-30T13:24:00Z">
        <w:r w:rsidR="0090510A">
          <w:rPr>
            <w:rFonts w:ascii="Times New Roman" w:eastAsia="Times New Roman" w:hAnsi="Times New Roman" w:cs="Times New Roman"/>
            <w:color w:val="000000"/>
          </w:rPr>
          <w:t xml:space="preserve"> </w:t>
        </w:r>
      </w:ins>
      <w:r w:rsidR="00F521E3">
        <w:rPr>
          <w:rFonts w:ascii="Times New Roman" w:eastAsia="Times New Roman" w:hAnsi="Times New Roman" w:cs="Times New Roman"/>
          <w:color w:val="000000"/>
        </w:rPr>
        <w:t>in the triple store subject</w:t>
      </w:r>
      <w:r w:rsidR="00FF059D">
        <w:rPr>
          <w:rFonts w:ascii="Times New Roman" w:eastAsia="Times New Roman" w:hAnsi="Times New Roman" w:cs="Times New Roman"/>
          <w:color w:val="000000"/>
        </w:rPr>
        <w:t>,</w:t>
      </w:r>
      <w:r w:rsidR="00F521E3">
        <w:rPr>
          <w:rFonts w:ascii="Times New Roman" w:eastAsia="Times New Roman" w:hAnsi="Times New Roman" w:cs="Times New Roman"/>
          <w:color w:val="000000"/>
        </w:rPr>
        <w:t xml:space="preserve"> predicate</w:t>
      </w:r>
      <w:r w:rsidR="00FF059D">
        <w:rPr>
          <w:rFonts w:ascii="Times New Roman" w:eastAsia="Times New Roman" w:hAnsi="Times New Roman" w:cs="Times New Roman"/>
          <w:color w:val="000000"/>
        </w:rPr>
        <w:t>,</w:t>
      </w:r>
      <w:r w:rsidR="00F521E3">
        <w:rPr>
          <w:rFonts w:ascii="Times New Roman" w:eastAsia="Times New Roman" w:hAnsi="Times New Roman" w:cs="Times New Roman"/>
          <w:color w:val="000000"/>
        </w:rPr>
        <w:t xml:space="preserve"> and object </w:t>
      </w:r>
      <w:r w:rsidR="007214F9">
        <w:rPr>
          <w:rFonts w:ascii="Times New Roman" w:eastAsia="Times New Roman" w:hAnsi="Times New Roman" w:cs="Times New Roman"/>
          <w:color w:val="000000"/>
        </w:rPr>
        <w:t>tuples</w:t>
      </w:r>
      <w:ins w:id="597" w:author="student" w:date="2011-04-30T13:25:00Z">
        <w:r w:rsidR="0090510A">
          <w:rPr>
            <w:rFonts w:ascii="Times New Roman" w:eastAsia="Times New Roman" w:hAnsi="Times New Roman" w:cs="Times New Roman"/>
            <w:color w:val="000000"/>
          </w:rPr>
          <w:t xml:space="preserve"> and then stored in </w:t>
        </w:r>
      </w:ins>
      <w:del w:id="598" w:author="student" w:date="2011-04-30T13:25:00Z">
        <w:r w:rsidR="00F521E3" w:rsidDel="0090510A">
          <w:rPr>
            <w:rFonts w:ascii="Times New Roman" w:eastAsia="Times New Roman" w:hAnsi="Times New Roman" w:cs="Times New Roman"/>
            <w:color w:val="000000"/>
          </w:rPr>
          <w:delText xml:space="preserve">. The </w:delText>
        </w:r>
      </w:del>
      <w:proofErr w:type="spellStart"/>
      <w:r w:rsidR="00F521E3">
        <w:rPr>
          <w:rFonts w:ascii="Times New Roman" w:eastAsia="Times New Roman" w:hAnsi="Times New Roman" w:cs="Times New Roman"/>
          <w:color w:val="000000"/>
        </w:rPr>
        <w:t>ARC2</w:t>
      </w:r>
      <w:proofErr w:type="spellEnd"/>
      <w:del w:id="599" w:author="student" w:date="2011-04-30T13:25:00Z">
        <w:r w:rsidR="00F521E3" w:rsidDel="0090510A">
          <w:rPr>
            <w:rFonts w:ascii="Times New Roman" w:eastAsia="Times New Roman" w:hAnsi="Times New Roman" w:cs="Times New Roman"/>
            <w:color w:val="000000"/>
          </w:rPr>
          <w:delText xml:space="preserve"> is where the triple store is located</w:delText>
        </w:r>
      </w:del>
      <w:r w:rsidR="00F521E3">
        <w:rPr>
          <w:rFonts w:ascii="Times New Roman" w:eastAsia="Times New Roman" w:hAnsi="Times New Roman" w:cs="Times New Roman"/>
          <w:color w:val="000000"/>
        </w:rPr>
        <w:t xml:space="preserve">. </w:t>
      </w:r>
      <w:del w:id="600" w:author="student" w:date="2011-04-30T13:25:00Z">
        <w:r w:rsidR="00F521E3" w:rsidDel="0090510A">
          <w:rPr>
            <w:rFonts w:ascii="Times New Roman" w:eastAsia="Times New Roman" w:hAnsi="Times New Roman" w:cs="Times New Roman"/>
            <w:color w:val="000000"/>
          </w:rPr>
          <w:delText>Then a</w:delText>
        </w:r>
      </w:del>
      <w:ins w:id="601" w:author="student" w:date="2011-04-30T13:25:00Z">
        <w:r w:rsidR="0090510A">
          <w:rPr>
            <w:rFonts w:ascii="Times New Roman" w:eastAsia="Times New Roman" w:hAnsi="Times New Roman" w:cs="Times New Roman"/>
            <w:color w:val="000000"/>
          </w:rPr>
          <w:t>A</w:t>
        </w:r>
      </w:ins>
      <w:r w:rsidR="00F521E3">
        <w:rPr>
          <w:rFonts w:ascii="Times New Roman" w:eastAsia="Times New Roman" w:hAnsi="Times New Roman" w:cs="Times New Roman"/>
          <w:color w:val="000000"/>
        </w:rPr>
        <w:t>ll the t</w:t>
      </w:r>
      <w:r w:rsidR="007214F9">
        <w:rPr>
          <w:rFonts w:ascii="Times New Roman" w:eastAsia="Times New Roman" w:hAnsi="Times New Roman" w:cs="Times New Roman"/>
          <w:color w:val="000000"/>
        </w:rPr>
        <w:t>uples</w:t>
      </w:r>
      <w:r w:rsidR="00F521E3">
        <w:rPr>
          <w:rFonts w:ascii="Times New Roman" w:eastAsia="Times New Roman" w:hAnsi="Times New Roman" w:cs="Times New Roman"/>
          <w:color w:val="000000"/>
        </w:rPr>
        <w:t xml:space="preserve"> in the triple store </w:t>
      </w:r>
      <w:r w:rsidR="00FF059D">
        <w:rPr>
          <w:rFonts w:ascii="Times New Roman" w:eastAsia="Times New Roman" w:hAnsi="Times New Roman" w:cs="Times New Roman"/>
          <w:color w:val="000000"/>
        </w:rPr>
        <w:t>are</w:t>
      </w:r>
      <w:r w:rsidR="00F521E3">
        <w:rPr>
          <w:rFonts w:ascii="Times New Roman" w:eastAsia="Times New Roman" w:hAnsi="Times New Roman" w:cs="Times New Roman"/>
          <w:color w:val="000000"/>
        </w:rPr>
        <w:t xml:space="preserve"> processed with the string matching </w:t>
      </w:r>
      <w:r w:rsidR="007214F9">
        <w:rPr>
          <w:rFonts w:ascii="Times New Roman" w:eastAsia="Times New Roman" w:hAnsi="Times New Roman" w:cs="Times New Roman"/>
          <w:color w:val="000000"/>
        </w:rPr>
        <w:t>algorithm</w:t>
      </w:r>
      <w:r w:rsidR="00F521E3">
        <w:rPr>
          <w:rFonts w:ascii="Times New Roman" w:eastAsia="Times New Roman" w:hAnsi="Times New Roman" w:cs="Times New Roman"/>
          <w:color w:val="000000"/>
        </w:rPr>
        <w:t xml:space="preserve">. The </w:t>
      </w:r>
      <w:r w:rsidR="007214F9">
        <w:rPr>
          <w:rFonts w:ascii="Times New Roman" w:eastAsia="Times New Roman" w:hAnsi="Times New Roman" w:cs="Times New Roman"/>
          <w:color w:val="000000"/>
        </w:rPr>
        <w:t xml:space="preserve">algorithm </w:t>
      </w:r>
      <w:del w:id="602" w:author="student" w:date="2011-04-30T13:25:00Z">
        <w:r w:rsidR="007214F9" w:rsidDel="0090510A">
          <w:rPr>
            <w:rFonts w:ascii="Times New Roman" w:eastAsia="Times New Roman" w:hAnsi="Times New Roman" w:cs="Times New Roman"/>
            <w:color w:val="000000"/>
          </w:rPr>
          <w:delText>he</w:delText>
        </w:r>
        <w:r w:rsidR="00F521E3" w:rsidDel="0090510A">
          <w:rPr>
            <w:rFonts w:ascii="Times New Roman" w:eastAsia="Times New Roman" w:hAnsi="Times New Roman" w:cs="Times New Roman"/>
            <w:color w:val="000000"/>
          </w:rPr>
          <w:delText>l</w:delText>
        </w:r>
        <w:r w:rsidR="007214F9" w:rsidDel="0090510A">
          <w:rPr>
            <w:rFonts w:ascii="Times New Roman" w:eastAsia="Times New Roman" w:hAnsi="Times New Roman" w:cs="Times New Roman"/>
            <w:color w:val="000000"/>
          </w:rPr>
          <w:delText>ps</w:delText>
        </w:r>
        <w:r w:rsidR="00F521E3" w:rsidDel="0090510A">
          <w:rPr>
            <w:rFonts w:ascii="Times New Roman" w:eastAsia="Times New Roman" w:hAnsi="Times New Roman" w:cs="Times New Roman"/>
            <w:color w:val="000000"/>
          </w:rPr>
          <w:delText xml:space="preserve"> </w:delText>
        </w:r>
      </w:del>
      <w:r w:rsidR="00F521E3">
        <w:rPr>
          <w:rFonts w:ascii="Times New Roman" w:eastAsia="Times New Roman" w:hAnsi="Times New Roman" w:cs="Times New Roman"/>
          <w:color w:val="000000"/>
        </w:rPr>
        <w:t>evaluate</w:t>
      </w:r>
      <w:ins w:id="603" w:author="student" w:date="2011-04-30T13:25:00Z">
        <w:r w:rsidR="0090510A">
          <w:rPr>
            <w:rFonts w:ascii="Times New Roman" w:eastAsia="Times New Roman" w:hAnsi="Times New Roman" w:cs="Times New Roman"/>
            <w:color w:val="000000"/>
          </w:rPr>
          <w:t>s</w:t>
        </w:r>
      </w:ins>
      <w:r w:rsidR="00F521E3">
        <w:rPr>
          <w:rFonts w:ascii="Times New Roman" w:eastAsia="Times New Roman" w:hAnsi="Times New Roman" w:cs="Times New Roman"/>
          <w:color w:val="000000"/>
        </w:rPr>
        <w:t xml:space="preserve"> the similarities between the two web pages</w:t>
      </w:r>
      <w:r w:rsidR="007214F9">
        <w:rPr>
          <w:rFonts w:ascii="Times New Roman" w:eastAsia="Times New Roman" w:hAnsi="Times New Roman" w:cs="Times New Roman"/>
          <w:color w:val="000000"/>
        </w:rPr>
        <w:t xml:space="preserve"> and </w:t>
      </w:r>
      <w:ins w:id="604" w:author="student" w:date="2011-04-30T13:26:00Z">
        <w:r w:rsidR="0090510A">
          <w:rPr>
            <w:rFonts w:ascii="Times New Roman" w:eastAsia="Times New Roman" w:hAnsi="Times New Roman" w:cs="Times New Roman"/>
            <w:color w:val="000000"/>
          </w:rPr>
          <w:t xml:space="preserve">helps to </w:t>
        </w:r>
      </w:ins>
      <w:r w:rsidR="007214F9">
        <w:rPr>
          <w:rFonts w:ascii="Times New Roman" w:eastAsia="Times New Roman" w:hAnsi="Times New Roman" w:cs="Times New Roman"/>
          <w:color w:val="000000"/>
        </w:rPr>
        <w:t>reduce</w:t>
      </w:r>
      <w:del w:id="605" w:author="student" w:date="2011-04-30T13:26:00Z">
        <w:r w:rsidR="007214F9" w:rsidDel="0090510A">
          <w:rPr>
            <w:rFonts w:ascii="Times New Roman" w:eastAsia="Times New Roman" w:hAnsi="Times New Roman" w:cs="Times New Roman"/>
            <w:color w:val="000000"/>
          </w:rPr>
          <w:delText>s</w:delText>
        </w:r>
      </w:del>
      <w:r w:rsidR="007214F9">
        <w:rPr>
          <w:rFonts w:ascii="Times New Roman" w:eastAsia="Times New Roman" w:hAnsi="Times New Roman" w:cs="Times New Roman"/>
          <w:color w:val="000000"/>
        </w:rPr>
        <w:t xml:space="preserve"> uncertainty</w:t>
      </w:r>
      <w:r w:rsidR="00F521E3">
        <w:rPr>
          <w:rFonts w:ascii="Times New Roman" w:eastAsia="Times New Roman" w:hAnsi="Times New Roman" w:cs="Times New Roman"/>
          <w:color w:val="000000"/>
        </w:rPr>
        <w:t xml:space="preserve">. The results of the processing </w:t>
      </w:r>
      <w:r w:rsidR="007214F9">
        <w:rPr>
          <w:rFonts w:ascii="Times New Roman" w:eastAsia="Times New Roman" w:hAnsi="Times New Roman" w:cs="Times New Roman"/>
          <w:color w:val="000000"/>
        </w:rPr>
        <w:t>algorithm</w:t>
      </w:r>
      <w:r w:rsidR="00F521E3">
        <w:rPr>
          <w:rFonts w:ascii="Times New Roman" w:eastAsia="Times New Roman" w:hAnsi="Times New Roman" w:cs="Times New Roman"/>
          <w:color w:val="000000"/>
        </w:rPr>
        <w:t xml:space="preserve"> are fed int</w:t>
      </w:r>
      <w:r w:rsidR="007214F9">
        <w:rPr>
          <w:rFonts w:ascii="Times New Roman" w:eastAsia="Times New Roman" w:hAnsi="Times New Roman" w:cs="Times New Roman"/>
          <w:color w:val="000000"/>
        </w:rPr>
        <w:t>o a named graph on a SPARQL end</w:t>
      </w:r>
      <w:r w:rsidR="00F521E3">
        <w:rPr>
          <w:rFonts w:ascii="Times New Roman" w:eastAsia="Times New Roman" w:hAnsi="Times New Roman" w:cs="Times New Roman"/>
          <w:color w:val="000000"/>
        </w:rPr>
        <w:t>point.</w:t>
      </w:r>
      <w:r w:rsidR="007214F9">
        <w:rPr>
          <w:rFonts w:ascii="Times New Roman" w:eastAsia="Times New Roman" w:hAnsi="Times New Roman" w:cs="Times New Roman"/>
          <w:color w:val="000000"/>
        </w:rPr>
        <w:t xml:space="preserve"> This information is available to anyone inside the </w:t>
      </w:r>
      <w:proofErr w:type="spellStart"/>
      <w:r w:rsidR="007214F9">
        <w:rPr>
          <w:rFonts w:ascii="Times New Roman" w:eastAsia="Times New Roman" w:hAnsi="Times New Roman" w:cs="Times New Roman"/>
          <w:color w:val="000000"/>
        </w:rPr>
        <w:t>RPI</w:t>
      </w:r>
      <w:proofErr w:type="spellEnd"/>
      <w:r w:rsidR="007214F9">
        <w:rPr>
          <w:rFonts w:ascii="Times New Roman" w:eastAsia="Times New Roman" w:hAnsi="Times New Roman" w:cs="Times New Roman"/>
          <w:color w:val="000000"/>
        </w:rPr>
        <w:t xml:space="preserve"> system (See </w:t>
      </w:r>
      <w:del w:id="606" w:author="student" w:date="2011-04-30T13:36:00Z">
        <w:r w:rsidR="007214F9" w:rsidDel="00F13CDD">
          <w:rPr>
            <w:rFonts w:ascii="Times New Roman" w:eastAsia="Times New Roman" w:hAnsi="Times New Roman" w:cs="Times New Roman"/>
            <w:color w:val="000000"/>
          </w:rPr>
          <w:delText xml:space="preserve">Appendix </w:delText>
        </w:r>
      </w:del>
      <w:ins w:id="607" w:author="student" w:date="2011-04-30T13:36:00Z">
        <w:r w:rsidR="00F13CDD">
          <w:rPr>
            <w:rFonts w:ascii="Times New Roman" w:eastAsia="Times New Roman" w:hAnsi="Times New Roman" w:cs="Times New Roman"/>
            <w:color w:val="000000"/>
          </w:rPr>
          <w:t>Appendi</w:t>
        </w:r>
        <w:r w:rsidR="00F13CDD">
          <w:rPr>
            <w:rFonts w:ascii="Times New Roman" w:eastAsia="Times New Roman" w:hAnsi="Times New Roman" w:cs="Times New Roman"/>
            <w:color w:val="000000"/>
          </w:rPr>
          <w:t>ces</w:t>
        </w:r>
        <w:r w:rsidR="00F13CDD">
          <w:rPr>
            <w:rFonts w:ascii="Times New Roman" w:eastAsia="Times New Roman" w:hAnsi="Times New Roman" w:cs="Times New Roman"/>
            <w:color w:val="000000"/>
          </w:rPr>
          <w:t xml:space="preserve"> </w:t>
        </w:r>
      </w:ins>
      <w:r w:rsidR="007214F9">
        <w:rPr>
          <w:rFonts w:ascii="Times New Roman" w:eastAsia="Times New Roman" w:hAnsi="Times New Roman" w:cs="Times New Roman"/>
          <w:color w:val="000000"/>
        </w:rPr>
        <w:t>G for details).</w:t>
      </w:r>
      <w:r w:rsidR="00F521E3">
        <w:rPr>
          <w:rFonts w:ascii="Times New Roman" w:eastAsia="Times New Roman" w:hAnsi="Times New Roman" w:cs="Times New Roman"/>
          <w:color w:val="000000"/>
        </w:rPr>
        <w:t xml:space="preserve"> Later the data in the named graph </w:t>
      </w:r>
      <w:del w:id="608" w:author="student" w:date="2011-04-30T13:26:00Z">
        <w:r w:rsidR="00FF059D" w:rsidDel="0090510A">
          <w:rPr>
            <w:rFonts w:ascii="Times New Roman" w:eastAsia="Times New Roman" w:hAnsi="Times New Roman" w:cs="Times New Roman"/>
            <w:color w:val="000000"/>
          </w:rPr>
          <w:delText>is</w:delText>
        </w:r>
        <w:r w:rsidR="00F521E3" w:rsidDel="0090510A">
          <w:rPr>
            <w:rFonts w:ascii="Times New Roman" w:eastAsia="Times New Roman" w:hAnsi="Times New Roman" w:cs="Times New Roman"/>
            <w:color w:val="000000"/>
          </w:rPr>
          <w:delText xml:space="preserve"> </w:delText>
        </w:r>
        <w:r w:rsidR="00FF059D" w:rsidDel="0090510A">
          <w:rPr>
            <w:rFonts w:ascii="Times New Roman" w:eastAsia="Times New Roman" w:hAnsi="Times New Roman" w:cs="Times New Roman"/>
            <w:color w:val="000000"/>
          </w:rPr>
          <w:delText>affected</w:delText>
        </w:r>
      </w:del>
      <w:ins w:id="609" w:author="student" w:date="2011-04-30T13:26:00Z">
        <w:r w:rsidR="0090510A">
          <w:rPr>
            <w:rFonts w:ascii="Times New Roman" w:eastAsia="Times New Roman" w:hAnsi="Times New Roman" w:cs="Times New Roman"/>
            <w:color w:val="000000"/>
          </w:rPr>
          <w:t>can be modified</w:t>
        </w:r>
      </w:ins>
      <w:r w:rsidR="00F521E3">
        <w:rPr>
          <w:rFonts w:ascii="Times New Roman" w:eastAsia="Times New Roman" w:hAnsi="Times New Roman" w:cs="Times New Roman"/>
          <w:color w:val="000000"/>
        </w:rPr>
        <w:t xml:space="preserve"> by the user </w:t>
      </w:r>
      <w:r w:rsidR="00FF059D">
        <w:rPr>
          <w:rFonts w:ascii="Times New Roman" w:eastAsia="Times New Roman" w:hAnsi="Times New Roman" w:cs="Times New Roman"/>
          <w:color w:val="000000"/>
        </w:rPr>
        <w:t>heuristic</w:t>
      </w:r>
      <w:r w:rsidR="00F521E3">
        <w:rPr>
          <w:rFonts w:ascii="Times New Roman" w:eastAsia="Times New Roman" w:hAnsi="Times New Roman" w:cs="Times New Roman"/>
          <w:color w:val="000000"/>
        </w:rPr>
        <w:t xml:space="preserve"> operation. The results of the user </w:t>
      </w:r>
      <w:r w:rsidR="00FF059D">
        <w:rPr>
          <w:rFonts w:ascii="Times New Roman" w:eastAsia="Times New Roman" w:hAnsi="Times New Roman" w:cs="Times New Roman"/>
          <w:color w:val="000000"/>
        </w:rPr>
        <w:t>heuristic</w:t>
      </w:r>
      <w:r w:rsidR="00F521E3">
        <w:rPr>
          <w:rFonts w:ascii="Times New Roman" w:eastAsia="Times New Roman" w:hAnsi="Times New Roman" w:cs="Times New Roman"/>
          <w:color w:val="000000"/>
        </w:rPr>
        <w:t xml:space="preserve"> operation will be resent to the </w:t>
      </w:r>
      <w:del w:id="610" w:author="student" w:date="2011-04-30T13:29:00Z">
        <w:r w:rsidR="00B2271B" w:rsidDel="0090510A">
          <w:rPr>
            <w:rFonts w:ascii="Times New Roman" w:eastAsia="Times New Roman" w:hAnsi="Times New Roman" w:cs="Times New Roman"/>
            <w:color w:val="000000"/>
          </w:rPr>
          <w:delText xml:space="preserve">names </w:delText>
        </w:r>
      </w:del>
      <w:ins w:id="611" w:author="student" w:date="2011-04-30T13:29:00Z">
        <w:r w:rsidR="0090510A">
          <w:rPr>
            <w:rFonts w:ascii="Times New Roman" w:eastAsia="Times New Roman" w:hAnsi="Times New Roman" w:cs="Times New Roman"/>
            <w:color w:val="000000"/>
          </w:rPr>
          <w:t>name</w:t>
        </w:r>
        <w:r w:rsidR="0090510A">
          <w:rPr>
            <w:rFonts w:ascii="Times New Roman" w:eastAsia="Times New Roman" w:hAnsi="Times New Roman" w:cs="Times New Roman"/>
            <w:color w:val="000000"/>
          </w:rPr>
          <w:t>d</w:t>
        </w:r>
        <w:r w:rsidR="0090510A">
          <w:rPr>
            <w:rFonts w:ascii="Times New Roman" w:eastAsia="Times New Roman" w:hAnsi="Times New Roman" w:cs="Times New Roman"/>
            <w:color w:val="000000"/>
          </w:rPr>
          <w:t xml:space="preserve"> </w:t>
        </w:r>
      </w:ins>
      <w:r w:rsidR="00B2271B">
        <w:rPr>
          <w:rFonts w:ascii="Times New Roman" w:eastAsia="Times New Roman" w:hAnsi="Times New Roman" w:cs="Times New Roman"/>
          <w:color w:val="000000"/>
        </w:rPr>
        <w:t xml:space="preserve">graph endpoint, which will help to modify the </w:t>
      </w:r>
      <w:r w:rsidR="00FF059D">
        <w:rPr>
          <w:rFonts w:ascii="Times New Roman" w:eastAsia="Times New Roman" w:hAnsi="Times New Roman" w:cs="Times New Roman"/>
          <w:color w:val="000000"/>
        </w:rPr>
        <w:t>correlation</w:t>
      </w:r>
      <w:r w:rsidR="00B2271B">
        <w:rPr>
          <w:rFonts w:ascii="Times New Roman" w:eastAsia="Times New Roman" w:hAnsi="Times New Roman" w:cs="Times New Roman"/>
          <w:color w:val="000000"/>
        </w:rPr>
        <w:t xml:space="preserve"> </w:t>
      </w:r>
      <w:r w:rsidR="00FF059D">
        <w:rPr>
          <w:rFonts w:ascii="Times New Roman" w:eastAsia="Times New Roman" w:hAnsi="Times New Roman" w:cs="Times New Roman"/>
          <w:color w:val="000000"/>
        </w:rPr>
        <w:t>between</w:t>
      </w:r>
      <w:r w:rsidR="00B2271B">
        <w:rPr>
          <w:rFonts w:ascii="Times New Roman" w:eastAsia="Times New Roman" w:hAnsi="Times New Roman" w:cs="Times New Roman"/>
          <w:color w:val="000000"/>
        </w:rPr>
        <w:t xml:space="preserve"> the two webpages. All those resu</w:t>
      </w:r>
      <w:r w:rsidR="00FF059D">
        <w:rPr>
          <w:rFonts w:ascii="Times New Roman" w:eastAsia="Times New Roman" w:hAnsi="Times New Roman" w:cs="Times New Roman"/>
          <w:color w:val="000000"/>
        </w:rPr>
        <w:t>lts will be presented to the PHP</w:t>
      </w:r>
      <w:r w:rsidR="00B2271B">
        <w:rPr>
          <w:rFonts w:ascii="Times New Roman" w:eastAsia="Times New Roman" w:hAnsi="Times New Roman" w:cs="Times New Roman"/>
          <w:color w:val="000000"/>
        </w:rPr>
        <w:t xml:space="preserve"> based web user interface. </w:t>
      </w:r>
      <w:r w:rsidR="00FF059D">
        <w:rPr>
          <w:rFonts w:ascii="Times New Roman" w:eastAsia="Times New Roman" w:hAnsi="Times New Roman" w:cs="Times New Roman"/>
          <w:color w:val="000000"/>
        </w:rPr>
        <w:t xml:space="preserve">Each of the heuristics </w:t>
      </w:r>
      <w:r w:rsidR="00B9354B">
        <w:rPr>
          <w:rFonts w:ascii="Times New Roman" w:eastAsia="Times New Roman" w:hAnsi="Times New Roman" w:cs="Times New Roman"/>
          <w:color w:val="000000"/>
        </w:rPr>
        <w:t>reduces</w:t>
      </w:r>
      <w:r w:rsidR="00FF059D">
        <w:rPr>
          <w:rFonts w:ascii="Times New Roman" w:eastAsia="Times New Roman" w:hAnsi="Times New Roman" w:cs="Times New Roman"/>
          <w:color w:val="000000"/>
        </w:rPr>
        <w:t xml:space="preserve"> uncertainty, while provisioning of information is executed throughout the system as information moved from the original websites to the display of information to the user. </w:t>
      </w:r>
    </w:p>
    <w:p w:rsidR="0005504A" w:rsidRDefault="0005504A" w:rsidP="0005504A">
      <w:pPr>
        <w:pStyle w:val="Heading1"/>
        <w:spacing w:before="0"/>
        <w:rPr>
          <w:rFonts w:ascii="Times New Roman" w:eastAsia="Times New Roman" w:hAnsi="Times New Roman" w:cs="Times New Roman"/>
          <w:color w:val="000000"/>
        </w:rPr>
      </w:pPr>
      <w:bookmarkStart w:id="612" w:name="_Toc291793218"/>
      <w:r w:rsidRPr="0005504A">
        <w:rPr>
          <w:rFonts w:ascii="Times New Roman" w:eastAsia="Times New Roman" w:hAnsi="Times New Roman" w:cs="Times New Roman"/>
          <w:color w:val="000000"/>
        </w:rPr>
        <w:t>3.</w:t>
      </w:r>
      <w:bookmarkEnd w:id="612"/>
      <w:r w:rsidR="00F13CDD">
        <w:rPr>
          <w:rFonts w:ascii="Times New Roman" w:eastAsia="Times New Roman" w:hAnsi="Times New Roman" w:cs="Times New Roman"/>
          <w:color w:val="000000"/>
        </w:rPr>
        <w:t xml:space="preserve"> Prototype Implementation</w:t>
      </w:r>
    </w:p>
    <w:p w:rsidR="00F13CDD" w:rsidRPr="00F13CDD" w:rsidRDefault="00F13CDD" w:rsidP="00F13CDD"/>
    <w:p w:rsidR="00F01632" w:rsidRPr="000D53FB" w:rsidRDefault="00033F93" w:rsidP="00F01632">
      <w:pPr>
        <w:spacing w:after="0"/>
        <w:rPr>
          <w:rFonts w:ascii="Times New Roman" w:hAnsi="Times New Roman" w:cs="Times New Roman"/>
        </w:rPr>
      </w:pPr>
      <w:r>
        <w:rPr>
          <w:rFonts w:ascii="Times New Roman" w:hAnsi="Times New Roman" w:cs="Times New Roman"/>
        </w:rPr>
        <w:t>The</w:t>
      </w:r>
      <w:r w:rsidR="00B9354B">
        <w:rPr>
          <w:rFonts w:ascii="Times New Roman" w:hAnsi="Times New Roman" w:cs="Times New Roman"/>
        </w:rPr>
        <w:t xml:space="preserve"> team developed their system </w:t>
      </w:r>
      <w:r>
        <w:rPr>
          <w:rFonts w:ascii="Times New Roman" w:hAnsi="Times New Roman" w:cs="Times New Roman"/>
        </w:rPr>
        <w:t>based on the existing architectures</w:t>
      </w:r>
      <w:del w:id="613" w:author="student" w:date="2011-04-30T13:30:00Z">
        <w:r w:rsidDel="00F13CDD">
          <w:rPr>
            <w:rFonts w:ascii="Times New Roman" w:hAnsi="Times New Roman" w:cs="Times New Roman"/>
          </w:rPr>
          <w:delText xml:space="preserve"> </w:delText>
        </w:r>
        <w:r w:rsidR="00B9354B" w:rsidDel="00F13CDD">
          <w:rPr>
            <w:rFonts w:ascii="Times New Roman" w:hAnsi="Times New Roman" w:cs="Times New Roman"/>
          </w:rPr>
          <w:delText>used</w:delText>
        </w:r>
      </w:del>
      <w:r>
        <w:rPr>
          <w:rFonts w:ascii="Times New Roman" w:hAnsi="Times New Roman" w:cs="Times New Roman"/>
        </w:rPr>
        <w:t>, storage of the gleaned information, dissemination of the information, and represent</w:t>
      </w:r>
      <w:ins w:id="614" w:author="student" w:date="2011-04-30T13:31:00Z">
        <w:r w:rsidR="00F13CDD">
          <w:rPr>
            <w:rFonts w:ascii="Times New Roman" w:hAnsi="Times New Roman" w:cs="Times New Roman"/>
          </w:rPr>
          <w:t>ation</w:t>
        </w:r>
      </w:ins>
      <w:r>
        <w:rPr>
          <w:rFonts w:ascii="Times New Roman" w:hAnsi="Times New Roman" w:cs="Times New Roman"/>
        </w:rPr>
        <w:t xml:space="preserve"> of the information</w:t>
      </w:r>
      <w:r w:rsidR="00B9354B">
        <w:rPr>
          <w:rFonts w:ascii="Times New Roman" w:hAnsi="Times New Roman" w:cs="Times New Roman"/>
        </w:rPr>
        <w:t xml:space="preserve">. The first decision was how to glean the information for the two web sites. </w:t>
      </w:r>
      <w:r>
        <w:rPr>
          <w:rFonts w:ascii="Times New Roman" w:hAnsi="Times New Roman" w:cs="Times New Roman"/>
        </w:rPr>
        <w:t xml:space="preserve">The team </w:t>
      </w:r>
      <w:r w:rsidR="00B9354B">
        <w:rPr>
          <w:rFonts w:ascii="Times New Roman" w:hAnsi="Times New Roman" w:cs="Times New Roman"/>
        </w:rPr>
        <w:t>designed a scrap</w:t>
      </w:r>
      <w:r>
        <w:rPr>
          <w:rFonts w:ascii="Times New Roman" w:hAnsi="Times New Roman" w:cs="Times New Roman"/>
        </w:rPr>
        <w:t>e</w:t>
      </w:r>
      <w:r w:rsidR="00B9354B">
        <w:rPr>
          <w:rFonts w:ascii="Times New Roman" w:hAnsi="Times New Roman" w:cs="Times New Roman"/>
        </w:rPr>
        <w:t xml:space="preserve"> function to get the URLs and titles (See Appendix B). </w:t>
      </w:r>
      <w:del w:id="615" w:author="student" w:date="2011-04-30T13:31:00Z">
        <w:r w:rsidDel="00F13CDD">
          <w:rPr>
            <w:rFonts w:ascii="Times New Roman" w:hAnsi="Times New Roman" w:cs="Times New Roman"/>
          </w:rPr>
          <w:delText xml:space="preserve">Those </w:delText>
        </w:r>
      </w:del>
      <w:ins w:id="616" w:author="student" w:date="2011-04-30T13:31:00Z">
        <w:r w:rsidR="00F13CDD">
          <w:rPr>
            <w:rFonts w:ascii="Times New Roman" w:hAnsi="Times New Roman" w:cs="Times New Roman"/>
          </w:rPr>
          <w:t>That</w:t>
        </w:r>
        <w:r w:rsidR="00F13CDD">
          <w:rPr>
            <w:rFonts w:ascii="Times New Roman" w:hAnsi="Times New Roman" w:cs="Times New Roman"/>
          </w:rPr>
          <w:t xml:space="preserve"> </w:t>
        </w:r>
      </w:ins>
      <w:r>
        <w:rPr>
          <w:rFonts w:ascii="Times New Roman" w:hAnsi="Times New Roman" w:cs="Times New Roman"/>
        </w:rPr>
        <w:t xml:space="preserve">data </w:t>
      </w:r>
      <w:del w:id="617" w:author="student" w:date="2011-04-30T13:31:00Z">
        <w:r w:rsidR="008E5396" w:rsidDel="00F13CDD">
          <w:rPr>
            <w:rFonts w:ascii="Times New Roman" w:hAnsi="Times New Roman" w:cs="Times New Roman"/>
          </w:rPr>
          <w:delText>were</w:delText>
        </w:r>
        <w:r w:rsidDel="00F13CDD">
          <w:rPr>
            <w:rFonts w:ascii="Times New Roman" w:hAnsi="Times New Roman" w:cs="Times New Roman"/>
          </w:rPr>
          <w:delText xml:space="preserve"> </w:delText>
        </w:r>
      </w:del>
      <w:ins w:id="618" w:author="student" w:date="2011-04-30T13:31:00Z">
        <w:r w:rsidR="00F13CDD">
          <w:rPr>
            <w:rFonts w:ascii="Times New Roman" w:hAnsi="Times New Roman" w:cs="Times New Roman"/>
          </w:rPr>
          <w:t>was</w:t>
        </w:r>
        <w:r w:rsidR="00F13CDD">
          <w:rPr>
            <w:rFonts w:ascii="Times New Roman" w:hAnsi="Times New Roman" w:cs="Times New Roman"/>
          </w:rPr>
          <w:t xml:space="preserve"> </w:t>
        </w:r>
      </w:ins>
      <w:r>
        <w:rPr>
          <w:rFonts w:ascii="Times New Roman" w:hAnsi="Times New Roman" w:cs="Times New Roman"/>
        </w:rPr>
        <w:t xml:space="preserve">stored in </w:t>
      </w:r>
      <w:proofErr w:type="spellStart"/>
      <w:r>
        <w:rPr>
          <w:rFonts w:ascii="Times New Roman" w:hAnsi="Times New Roman" w:cs="Times New Roman"/>
        </w:rPr>
        <w:t>RDF</w:t>
      </w:r>
      <w:proofErr w:type="spellEnd"/>
      <w:r>
        <w:rPr>
          <w:rFonts w:ascii="Times New Roman" w:hAnsi="Times New Roman" w:cs="Times New Roman"/>
        </w:rPr>
        <w:t xml:space="preserve"> using Turtle and placed</w:t>
      </w:r>
      <w:r w:rsidR="00B9354B">
        <w:rPr>
          <w:rFonts w:ascii="Times New Roman" w:hAnsi="Times New Roman" w:cs="Times New Roman"/>
        </w:rPr>
        <w:t xml:space="preserve"> in a triple store using an ARC2 interface to a MySQL database (See appendix G).  </w:t>
      </w:r>
      <w:r w:rsidRPr="00033F93">
        <w:rPr>
          <w:rFonts w:ascii="Times New Roman" w:hAnsi="Times New Roman" w:cs="Times New Roman"/>
        </w:rPr>
        <w:t xml:space="preserve">The team then </w:t>
      </w:r>
      <w:r>
        <w:rPr>
          <w:rFonts w:ascii="Times New Roman" w:hAnsi="Times New Roman" w:cs="Times New Roman"/>
        </w:rPr>
        <w:t>chose</w:t>
      </w:r>
      <w:r w:rsidRPr="00033F93">
        <w:t xml:space="preserve"> </w:t>
      </w:r>
      <w:r w:rsidRPr="00033F93">
        <w:rPr>
          <w:rFonts w:ascii="Times New Roman" w:hAnsi="Times New Roman" w:cs="Times New Roman"/>
        </w:rPr>
        <w:t>Levenshtein’s distance algorithm</w:t>
      </w:r>
      <w:r w:rsidR="00B067AE">
        <w:rPr>
          <w:rFonts w:ascii="Times New Roman" w:hAnsi="Times New Roman" w:cs="Times New Roman"/>
        </w:rPr>
        <w:t xml:space="preserve"> to evaluate the similarities between the sites. The team chose the algorithm for its common use and its reliability. </w:t>
      </w:r>
      <w:del w:id="619" w:author="student" w:date="2011-04-30T13:32:00Z">
        <w:r w:rsidR="00B067AE" w:rsidDel="00F13CDD">
          <w:rPr>
            <w:rFonts w:ascii="Times New Roman" w:hAnsi="Times New Roman" w:cs="Times New Roman"/>
          </w:rPr>
          <w:delText>I</w:delText>
        </w:r>
      </w:del>
      <w:del w:id="620" w:author="student" w:date="2011-04-30T13:31:00Z">
        <w:r w:rsidR="00B067AE" w:rsidDel="00F13CDD">
          <w:rPr>
            <w:rFonts w:ascii="Times New Roman" w:hAnsi="Times New Roman" w:cs="Times New Roman"/>
          </w:rPr>
          <w:delText>t is not fast though</w:delText>
        </w:r>
      </w:del>
      <w:ins w:id="621" w:author="student" w:date="2011-04-30T13:32:00Z">
        <w:r w:rsidR="00F13CDD">
          <w:rPr>
            <w:rFonts w:ascii="Times New Roman" w:hAnsi="Times New Roman" w:cs="Times New Roman"/>
          </w:rPr>
          <w:t>This method is not very fast</w:t>
        </w:r>
      </w:ins>
      <w:del w:id="622" w:author="student" w:date="2011-04-30T13:32:00Z">
        <w:r w:rsidR="00B067AE" w:rsidDel="00F13CDD">
          <w:rPr>
            <w:rFonts w:ascii="Times New Roman" w:hAnsi="Times New Roman" w:cs="Times New Roman"/>
          </w:rPr>
          <w:delText>,</w:delText>
        </w:r>
      </w:del>
      <w:r w:rsidR="00B067AE">
        <w:rPr>
          <w:rFonts w:ascii="Times New Roman" w:hAnsi="Times New Roman" w:cs="Times New Roman"/>
        </w:rPr>
        <w:t xml:space="preserve"> and because of this the team decided to store the information on a named graph on a SPARQL endpoint. This would eliminate the need to reprocess the information each time the system ran. The drawback is that it needs periodic updates (See G for details)</w:t>
      </w:r>
      <w:ins w:id="623" w:author="student" w:date="2011-04-30T13:32:00Z">
        <w:r w:rsidR="00F13CDD">
          <w:rPr>
            <w:rFonts w:ascii="Times New Roman" w:hAnsi="Times New Roman" w:cs="Times New Roman"/>
          </w:rPr>
          <w:t xml:space="preserve"> since users can add new music to the sites which will not be known to our endpoint</w:t>
        </w:r>
      </w:ins>
      <w:r w:rsidR="00B067AE">
        <w:rPr>
          <w:rFonts w:ascii="Times New Roman" w:hAnsi="Times New Roman" w:cs="Times New Roman"/>
        </w:rPr>
        <w:t xml:space="preserve">. </w:t>
      </w:r>
      <w:r w:rsidR="008E5396">
        <w:rPr>
          <w:rFonts w:ascii="Times New Roman" w:hAnsi="Times New Roman" w:cs="Times New Roman"/>
        </w:rPr>
        <w:t xml:space="preserve">Using the machine heuristic </w:t>
      </w:r>
      <w:ins w:id="624" w:author="student" w:date="2011-04-30T13:33:00Z">
        <w:r w:rsidR="00F13CDD">
          <w:rPr>
            <w:rFonts w:ascii="Times New Roman" w:hAnsi="Times New Roman" w:cs="Times New Roman"/>
          </w:rPr>
          <w:t xml:space="preserve">alone </w:t>
        </w:r>
      </w:ins>
      <w:r w:rsidR="008E5396">
        <w:rPr>
          <w:rFonts w:ascii="Times New Roman" w:hAnsi="Times New Roman" w:cs="Times New Roman"/>
        </w:rPr>
        <w:t>did not offer enough validity to the system, so the team chose to add a human heuristic</w:t>
      </w:r>
      <w:ins w:id="625" w:author="student" w:date="2011-04-30T13:33:00Z">
        <w:r w:rsidR="00F13CDD">
          <w:rPr>
            <w:rFonts w:ascii="Times New Roman" w:hAnsi="Times New Roman" w:cs="Times New Roman"/>
          </w:rPr>
          <w:t xml:space="preserve"> as well</w:t>
        </w:r>
      </w:ins>
      <w:r w:rsidR="008E5396">
        <w:rPr>
          <w:rFonts w:ascii="Times New Roman" w:hAnsi="Times New Roman" w:cs="Times New Roman"/>
        </w:rPr>
        <w:t xml:space="preserve"> to further </w:t>
      </w:r>
      <w:del w:id="626" w:author="student" w:date="2011-04-30T13:33:00Z">
        <w:r w:rsidR="008E5396" w:rsidDel="00F13CDD">
          <w:rPr>
            <w:rFonts w:ascii="Times New Roman" w:hAnsi="Times New Roman" w:cs="Times New Roman"/>
          </w:rPr>
          <w:delText xml:space="preserve">eliminate </w:delText>
        </w:r>
      </w:del>
      <w:ins w:id="627" w:author="student" w:date="2011-04-30T13:33:00Z">
        <w:r w:rsidR="00F13CDD">
          <w:rPr>
            <w:rFonts w:ascii="Times New Roman" w:hAnsi="Times New Roman" w:cs="Times New Roman"/>
          </w:rPr>
          <w:t>reduce</w:t>
        </w:r>
        <w:r w:rsidR="00F13CDD">
          <w:rPr>
            <w:rFonts w:ascii="Times New Roman" w:hAnsi="Times New Roman" w:cs="Times New Roman"/>
          </w:rPr>
          <w:t xml:space="preserve"> </w:t>
        </w:r>
      </w:ins>
      <w:r w:rsidR="008E5396">
        <w:rPr>
          <w:rFonts w:ascii="Times New Roman" w:hAnsi="Times New Roman" w:cs="Times New Roman"/>
        </w:rPr>
        <w:t>uncertainty in the system. The</w:t>
      </w:r>
      <w:r w:rsidR="00B067AE">
        <w:rPr>
          <w:rFonts w:ascii="Times New Roman" w:hAnsi="Times New Roman" w:cs="Times New Roman"/>
        </w:rPr>
        <w:t xml:space="preserve"> team decided to use JavaScript for the “Social Machine” and </w:t>
      </w:r>
      <w:proofErr w:type="spellStart"/>
      <w:r w:rsidR="00B067AE">
        <w:rPr>
          <w:rFonts w:ascii="Times New Roman" w:hAnsi="Times New Roman" w:cs="Times New Roman"/>
        </w:rPr>
        <w:t>PHP</w:t>
      </w:r>
      <w:proofErr w:type="spellEnd"/>
      <w:r w:rsidR="00B067AE">
        <w:rPr>
          <w:rFonts w:ascii="Times New Roman" w:hAnsi="Times New Roman" w:cs="Times New Roman"/>
        </w:rPr>
        <w:t xml:space="preserve"> for the “See Also” box</w:t>
      </w:r>
      <w:ins w:id="628" w:author="student" w:date="2011-04-30T13:34:00Z">
        <w:r w:rsidR="00F13CDD">
          <w:rPr>
            <w:rFonts w:ascii="Times New Roman" w:hAnsi="Times New Roman" w:cs="Times New Roman"/>
          </w:rPr>
          <w:t xml:space="preserve">.  </w:t>
        </w:r>
      </w:ins>
      <w:del w:id="629" w:author="student" w:date="2011-04-30T13:34:00Z">
        <w:r w:rsidR="00B067AE" w:rsidDel="00F13CDD">
          <w:rPr>
            <w:rFonts w:ascii="Times New Roman" w:hAnsi="Times New Roman" w:cs="Times New Roman"/>
          </w:rPr>
          <w:delText xml:space="preserve"> because t</w:delText>
        </w:r>
      </w:del>
      <w:ins w:id="630" w:author="student" w:date="2011-04-30T13:34:00Z">
        <w:r w:rsidR="00F13CDD">
          <w:rPr>
            <w:rFonts w:ascii="Times New Roman" w:hAnsi="Times New Roman" w:cs="Times New Roman"/>
          </w:rPr>
          <w:t>T</w:t>
        </w:r>
      </w:ins>
      <w:r w:rsidR="00B067AE">
        <w:rPr>
          <w:rFonts w:ascii="Times New Roman" w:hAnsi="Times New Roman" w:cs="Times New Roman"/>
        </w:rPr>
        <w:t xml:space="preserve">he Wikimedia is </w:t>
      </w:r>
      <w:proofErr w:type="spellStart"/>
      <w:r w:rsidR="00B067AE">
        <w:rPr>
          <w:rFonts w:ascii="Times New Roman" w:hAnsi="Times New Roman" w:cs="Times New Roman"/>
        </w:rPr>
        <w:t>PHP</w:t>
      </w:r>
      <w:proofErr w:type="spellEnd"/>
      <w:r w:rsidR="00B067AE">
        <w:rPr>
          <w:rFonts w:ascii="Times New Roman" w:hAnsi="Times New Roman" w:cs="Times New Roman"/>
        </w:rPr>
        <w:t xml:space="preserve"> based and used on both websites</w:t>
      </w:r>
      <w:ins w:id="631" w:author="student" w:date="2011-04-30T13:34:00Z">
        <w:r w:rsidR="00F13CDD">
          <w:rPr>
            <w:rFonts w:ascii="Times New Roman" w:hAnsi="Times New Roman" w:cs="Times New Roman"/>
          </w:rPr>
          <w:t xml:space="preserve">, so insertion of this code will be simple.  </w:t>
        </w:r>
      </w:ins>
      <w:del w:id="632" w:author="student" w:date="2011-04-30T13:35:00Z">
        <w:r w:rsidR="008E5396" w:rsidDel="00F13CDD">
          <w:rPr>
            <w:rFonts w:ascii="Times New Roman" w:hAnsi="Times New Roman" w:cs="Times New Roman"/>
          </w:rPr>
          <w:delText>, while</w:delText>
        </w:r>
        <w:r w:rsidR="00B067AE" w:rsidDel="00F13CDD">
          <w:rPr>
            <w:rFonts w:ascii="Times New Roman" w:hAnsi="Times New Roman" w:cs="Times New Roman"/>
          </w:rPr>
          <w:delText xml:space="preserve"> </w:delText>
        </w:r>
        <w:r w:rsidR="008E5396" w:rsidDel="00F13CDD">
          <w:rPr>
            <w:rFonts w:ascii="Times New Roman" w:hAnsi="Times New Roman" w:cs="Times New Roman"/>
          </w:rPr>
          <w:delText>t</w:delText>
        </w:r>
      </w:del>
      <w:ins w:id="633" w:author="student" w:date="2011-04-30T13:35:00Z">
        <w:r w:rsidR="00F13CDD">
          <w:rPr>
            <w:rFonts w:ascii="Times New Roman" w:hAnsi="Times New Roman" w:cs="Times New Roman"/>
          </w:rPr>
          <w:t>T</w:t>
        </w:r>
      </w:ins>
      <w:r w:rsidR="00B067AE">
        <w:rPr>
          <w:rFonts w:ascii="Times New Roman" w:hAnsi="Times New Roman" w:cs="Times New Roman"/>
        </w:rPr>
        <w:t>he “Social Machine”</w:t>
      </w:r>
      <w:ins w:id="634" w:author="student" w:date="2011-04-30T13:35:00Z">
        <w:r w:rsidR="00F13CDD">
          <w:rPr>
            <w:rFonts w:ascii="Times New Roman" w:hAnsi="Times New Roman" w:cs="Times New Roman"/>
          </w:rPr>
          <w:t>, on the other hand</w:t>
        </w:r>
        <w:proofErr w:type="gramStart"/>
        <w:r w:rsidR="00F13CDD">
          <w:rPr>
            <w:rFonts w:ascii="Times New Roman" w:hAnsi="Times New Roman" w:cs="Times New Roman"/>
          </w:rPr>
          <w:t xml:space="preserve">, </w:t>
        </w:r>
      </w:ins>
      <w:r w:rsidR="00B067AE">
        <w:rPr>
          <w:rFonts w:ascii="Times New Roman" w:hAnsi="Times New Roman" w:cs="Times New Roman"/>
        </w:rPr>
        <w:t xml:space="preserve"> is</w:t>
      </w:r>
      <w:proofErr w:type="gramEnd"/>
      <w:r w:rsidR="00B067AE">
        <w:rPr>
          <w:rFonts w:ascii="Times New Roman" w:hAnsi="Times New Roman" w:cs="Times New Roman"/>
        </w:rPr>
        <w:t xml:space="preserve"> client heavy so one needs Ajax for that configuration</w:t>
      </w:r>
      <w:r w:rsidR="008E5396">
        <w:rPr>
          <w:rFonts w:ascii="Times New Roman" w:hAnsi="Times New Roman" w:cs="Times New Roman"/>
        </w:rPr>
        <w:t xml:space="preserve"> (See </w:t>
      </w:r>
      <w:del w:id="635" w:author="student" w:date="2011-04-30T13:35:00Z">
        <w:r w:rsidR="008E5396" w:rsidDel="00F13CDD">
          <w:rPr>
            <w:rFonts w:ascii="Times New Roman" w:hAnsi="Times New Roman" w:cs="Times New Roman"/>
          </w:rPr>
          <w:delText xml:space="preserve">Appendix </w:delText>
        </w:r>
      </w:del>
      <w:ins w:id="636" w:author="student" w:date="2011-04-30T13:35:00Z">
        <w:r w:rsidR="00F13CDD">
          <w:rPr>
            <w:rFonts w:ascii="Times New Roman" w:hAnsi="Times New Roman" w:cs="Times New Roman"/>
          </w:rPr>
          <w:t>Appendi</w:t>
        </w:r>
        <w:r w:rsidR="00F13CDD">
          <w:rPr>
            <w:rFonts w:ascii="Times New Roman" w:hAnsi="Times New Roman" w:cs="Times New Roman"/>
          </w:rPr>
          <w:t>ces</w:t>
        </w:r>
        <w:r w:rsidR="00F13CDD">
          <w:rPr>
            <w:rFonts w:ascii="Times New Roman" w:hAnsi="Times New Roman" w:cs="Times New Roman"/>
          </w:rPr>
          <w:t xml:space="preserve"> </w:t>
        </w:r>
      </w:ins>
      <w:r w:rsidR="008E5396">
        <w:rPr>
          <w:rFonts w:ascii="Times New Roman" w:hAnsi="Times New Roman" w:cs="Times New Roman"/>
        </w:rPr>
        <w:t>E and F)</w:t>
      </w:r>
      <w:r w:rsidR="00B067AE">
        <w:rPr>
          <w:rFonts w:ascii="Times New Roman" w:hAnsi="Times New Roman" w:cs="Times New Roman"/>
        </w:rPr>
        <w:t>.</w:t>
      </w:r>
      <w:r w:rsidR="008E5396">
        <w:rPr>
          <w:rFonts w:ascii="Times New Roman" w:hAnsi="Times New Roman" w:cs="Times New Roman"/>
        </w:rPr>
        <w:t xml:space="preserve"> The “Social Machine” and “See Also” boxes were designed to take the user into account. The functioning of the system is invisible to the user and a three-star rating system was </w:t>
      </w:r>
      <w:r w:rsidR="004F5B2F">
        <w:rPr>
          <w:rFonts w:ascii="Times New Roman" w:hAnsi="Times New Roman" w:cs="Times New Roman"/>
        </w:rPr>
        <w:t>implemented</w:t>
      </w:r>
      <w:r w:rsidR="008E5396">
        <w:rPr>
          <w:rFonts w:ascii="Times New Roman" w:hAnsi="Times New Roman" w:cs="Times New Roman"/>
        </w:rPr>
        <w:t xml:space="preserve"> </w:t>
      </w:r>
      <w:r w:rsidR="004F5B2F">
        <w:rPr>
          <w:rFonts w:ascii="Times New Roman" w:hAnsi="Times New Roman" w:cs="Times New Roman"/>
        </w:rPr>
        <w:t xml:space="preserve">to enhance understanding of the </w:t>
      </w:r>
      <w:r w:rsidR="00B62209">
        <w:rPr>
          <w:rFonts w:ascii="Times New Roman" w:hAnsi="Times New Roman" w:cs="Times New Roman"/>
        </w:rPr>
        <w:t xml:space="preserve">matching. </w:t>
      </w:r>
    </w:p>
    <w:p w:rsidR="00075489" w:rsidRPr="00E07744" w:rsidRDefault="00E07744" w:rsidP="00E07744">
      <w:pPr>
        <w:pStyle w:val="Heading1"/>
        <w:rPr>
          <w:rFonts w:ascii="Times New Roman" w:hAnsi="Times New Roman" w:cs="Times New Roman"/>
        </w:rPr>
      </w:pPr>
      <w:bookmarkStart w:id="637" w:name="_Toc291793219"/>
      <w:r w:rsidRPr="00E07744">
        <w:rPr>
          <w:rFonts w:ascii="Times New Roman" w:hAnsi="Times New Roman" w:cs="Times New Roman"/>
        </w:rPr>
        <w:lastRenderedPageBreak/>
        <w:t>Appendix</w:t>
      </w:r>
      <w:bookmarkEnd w:id="637"/>
    </w:p>
    <w:p w:rsidR="00075489" w:rsidRPr="00E07744" w:rsidRDefault="00786B6D" w:rsidP="00E07744">
      <w:pPr>
        <w:pStyle w:val="Heading2"/>
        <w:spacing w:before="0" w:beforeAutospacing="0" w:after="0" w:afterAutospacing="0"/>
        <w:rPr>
          <w:sz w:val="24"/>
          <w:szCs w:val="24"/>
        </w:rPr>
      </w:pPr>
      <w:bookmarkStart w:id="638" w:name="_Toc291793220"/>
      <w:r w:rsidRPr="00E07744">
        <w:rPr>
          <w:sz w:val="24"/>
          <w:szCs w:val="24"/>
        </w:rPr>
        <w:t>A.</w:t>
      </w:r>
      <w:r w:rsidR="00075489" w:rsidRPr="00E07744">
        <w:rPr>
          <w:sz w:val="24"/>
          <w:szCs w:val="24"/>
        </w:rPr>
        <w:t xml:space="preserve"> Information Uncertainty Clarification</w:t>
      </w:r>
      <w:r w:rsidR="00FA1BA7">
        <w:rPr>
          <w:sz w:val="24"/>
          <w:szCs w:val="24"/>
        </w:rPr>
        <w:t>:</w:t>
      </w:r>
      <w:bookmarkEnd w:id="638"/>
    </w:p>
    <w:p w:rsidR="00075489" w:rsidRPr="00E07744" w:rsidRDefault="00075489" w:rsidP="00075489">
      <w:pPr>
        <w:spacing w:after="0"/>
        <w:rPr>
          <w:rFonts w:ascii="Times New Roman" w:hAnsi="Times New Roman" w:cs="Times New Roman"/>
        </w:rPr>
      </w:pPr>
    </w:p>
    <w:p w:rsidR="00075489" w:rsidRPr="00E07744" w:rsidRDefault="00075489" w:rsidP="00E07744">
      <w:pPr>
        <w:rPr>
          <w:rFonts w:ascii="Times New Roman" w:eastAsia="Times New Roman" w:hAnsi="Times New Roman" w:cs="Times New Roman"/>
          <w:color w:val="000000"/>
          <w:sz w:val="27"/>
          <w:szCs w:val="27"/>
        </w:rPr>
      </w:pPr>
      <w:r w:rsidRPr="00E07744">
        <w:rPr>
          <w:rFonts w:ascii="Times New Roman" w:hAnsi="Times New Roman" w:cs="Times New Roman"/>
        </w:rPr>
        <w:t xml:space="preserve">In order to establish a ground truth Sam and </w:t>
      </w:r>
      <w:r w:rsidRPr="00E07744">
        <w:rPr>
          <w:rFonts w:ascii="Times New Roman" w:eastAsia="Times New Roman" w:hAnsi="Times New Roman" w:cs="Times New Roman"/>
          <w:color w:val="000000"/>
        </w:rPr>
        <w:t xml:space="preserve">Amanda hand-selected links and test cases between the two wikis, this provided 10 test cases. </w:t>
      </w:r>
      <w:r w:rsidR="00033F93">
        <w:rPr>
          <w:rFonts w:ascii="Times New Roman" w:eastAsia="Times New Roman" w:hAnsi="Times New Roman" w:cs="Times New Roman"/>
          <w:color w:val="000000"/>
        </w:rPr>
        <w:t>The team</w:t>
      </w:r>
      <w:r w:rsidRPr="00E07744">
        <w:rPr>
          <w:rFonts w:ascii="Times New Roman" w:eastAsia="Times New Roman" w:hAnsi="Times New Roman" w:cs="Times New Roman"/>
          <w:color w:val="000000"/>
        </w:rPr>
        <w:t xml:space="preserve"> then ran the hand-picked test cases through the string joiner. The results were satisfactory, although there will be special cases where two terms may have the same meaning but completely different names. </w:t>
      </w:r>
    </w:p>
    <w:p w:rsidR="00075489" w:rsidRPr="00E07744" w:rsidRDefault="00075489" w:rsidP="00E07744">
      <w:pPr>
        <w:rPr>
          <w:rFonts w:ascii="Times New Roman" w:eastAsia="Times New Roman" w:hAnsi="Times New Roman" w:cs="Times New Roman"/>
          <w:color w:val="000000"/>
        </w:rPr>
      </w:pPr>
      <w:r w:rsidRPr="00E07744">
        <w:rPr>
          <w:rFonts w:ascii="Times New Roman" w:eastAsia="Times New Roman" w:hAnsi="Times New Roman" w:cs="Times New Roman"/>
          <w:b/>
          <w:bCs/>
          <w:color w:val="000000"/>
        </w:rPr>
        <w:t>Histograms</w:t>
      </w:r>
      <w:r w:rsidRPr="00E07744">
        <w:rPr>
          <w:rFonts w:ascii="Times New Roman" w:eastAsia="Times New Roman" w:hAnsi="Times New Roman" w:cs="Times New Roman"/>
          <w:color w:val="000000"/>
          <w:sz w:val="27"/>
          <w:szCs w:val="27"/>
        </w:rPr>
        <w:br/>
      </w:r>
      <w:r w:rsidRPr="00E07744">
        <w:rPr>
          <w:rFonts w:ascii="Times New Roman" w:eastAsia="Times New Roman" w:hAnsi="Times New Roman" w:cs="Times New Roman"/>
          <w:noProof/>
          <w:color w:val="000000"/>
          <w:sz w:val="27"/>
          <w:szCs w:val="27"/>
        </w:rPr>
        <w:drawing>
          <wp:inline distT="0" distB="0" distL="0" distR="0">
            <wp:extent cx="6028660" cy="3889661"/>
            <wp:effectExtent l="0" t="0" r="0" b="0"/>
            <wp:docPr id="4" name="internal-source-marker_0.5688334673177451" descr="https://lh4.googleusercontent.com/ObB8ziXkYdZDZ8RXDprTAguV4orUqTzIJUX5T1Uv4xffuTAiTke2_kGP6FSJ2660H6G4H3F9M2HmthtY8wXhpwO4KocSLwT8cmxgTqwuR8bDcQDo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5688334673177451" descr="https://lh4.googleusercontent.com/ObB8ziXkYdZDZ8RXDprTAguV4orUqTzIJUX5T1Uv4xffuTAiTke2_kGP6FSJ2660H6G4H3F9M2HmthtY8wXhpwO4KocSLwT8cmxgTqwuR8bDcQDonQ"/>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35068" cy="3893795"/>
                    </a:xfrm>
                    <a:prstGeom prst="rect">
                      <a:avLst/>
                    </a:prstGeom>
                    <a:noFill/>
                    <a:ln>
                      <a:noFill/>
                    </a:ln>
                  </pic:spPr>
                </pic:pic>
              </a:graphicData>
            </a:graphic>
          </wp:inline>
        </w:drawing>
      </w:r>
      <w:r w:rsidRPr="00E07744">
        <w:rPr>
          <w:rFonts w:ascii="Times New Roman" w:eastAsia="Times New Roman" w:hAnsi="Times New Roman" w:cs="Times New Roman"/>
          <w:color w:val="000000"/>
          <w:sz w:val="27"/>
          <w:szCs w:val="27"/>
        </w:rPr>
        <w:br/>
      </w:r>
      <w:del w:id="639" w:author="student" w:date="2011-04-30T13:37:00Z">
        <w:r w:rsidR="00467A11" w:rsidDel="00F13CDD">
          <w:fldChar w:fldCharType="begin"/>
        </w:r>
        <w:r w:rsidR="00467A11" w:rsidDel="00F13CDD">
          <w:delInstrText>HYPERLINK "https://github.com/samuelbjohnson/cross-topix/blob/master/string-matching_tests/Similarity_Measurements.PNG"</w:delInstrText>
        </w:r>
        <w:r w:rsidR="00467A11" w:rsidDel="00F13CDD">
          <w:fldChar w:fldCharType="separate"/>
        </w:r>
        <w:r w:rsidRPr="00E07744" w:rsidDel="00F13CDD">
          <w:rPr>
            <w:rFonts w:ascii="Times New Roman" w:eastAsia="Times New Roman" w:hAnsi="Times New Roman" w:cs="Times New Roman"/>
            <w:color w:val="000099"/>
            <w:u w:val="single"/>
          </w:rPr>
          <w:delText>Figure</w:delText>
        </w:r>
        <w:r w:rsidR="00467A11" w:rsidDel="00F13CDD">
          <w:fldChar w:fldCharType="end"/>
        </w:r>
      </w:del>
      <w:ins w:id="640" w:author="student" w:date="2011-04-30T13:37:00Z">
        <w:r w:rsidR="00F13CDD" w:rsidRPr="00E07744">
          <w:rPr>
            <w:rFonts w:ascii="Times New Roman" w:eastAsia="Times New Roman" w:hAnsi="Times New Roman" w:cs="Times New Roman"/>
            <w:color w:val="000099"/>
            <w:u w:val="single"/>
          </w:rPr>
          <w:t>Figure</w:t>
        </w:r>
      </w:ins>
      <w:r w:rsidRPr="00E07744">
        <w:rPr>
          <w:rFonts w:ascii="Times New Roman" w:eastAsia="Times New Roman" w:hAnsi="Times New Roman" w:cs="Times New Roman"/>
          <w:color w:val="000000"/>
        </w:rPr>
        <w:t>: Values of the similarity measures for all pairs created by the joining of the 10-count sets.  The x axis is irrelevant - it is the “pair number” (so the first pair to be compared is 1</w:t>
      </w:r>
      <w:ins w:id="641" w:author="student" w:date="2011-04-30T13:37:00Z">
        <w:r w:rsidR="00F13CDD">
          <w:rPr>
            <w:rFonts w:ascii="Times New Roman" w:eastAsia="Times New Roman" w:hAnsi="Times New Roman" w:cs="Times New Roman"/>
            <w:color w:val="000000"/>
          </w:rPr>
          <w:t>,</w:t>
        </w:r>
      </w:ins>
      <w:r w:rsidRPr="00E07744">
        <w:rPr>
          <w:rFonts w:ascii="Times New Roman" w:eastAsia="Times New Roman" w:hAnsi="Times New Roman" w:cs="Times New Roman"/>
          <w:color w:val="000000"/>
        </w:rPr>
        <w:t xml:space="preserve"> the second pair is 2, etc.).  The y axis is the actual value returned by the function.  See the chart below for a histogram broken </w:t>
      </w:r>
      <w:del w:id="642" w:author="student" w:date="2011-04-30T13:37:00Z">
        <w:r w:rsidRPr="00E07744" w:rsidDel="00F13CDD">
          <w:rPr>
            <w:rFonts w:ascii="Times New Roman" w:eastAsia="Times New Roman" w:hAnsi="Times New Roman" w:cs="Times New Roman"/>
            <w:color w:val="000000"/>
          </w:rPr>
          <w:delText xml:space="preserve">up </w:delText>
        </w:r>
      </w:del>
      <w:ins w:id="643" w:author="student" w:date="2011-04-30T13:37:00Z">
        <w:r w:rsidR="00F13CDD">
          <w:rPr>
            <w:rFonts w:ascii="Times New Roman" w:eastAsia="Times New Roman" w:hAnsi="Times New Roman" w:cs="Times New Roman"/>
            <w:color w:val="000000"/>
          </w:rPr>
          <w:t>down</w:t>
        </w:r>
        <w:r w:rsidR="00F13CDD" w:rsidRPr="00E07744">
          <w:rPr>
            <w:rFonts w:ascii="Times New Roman" w:eastAsia="Times New Roman" w:hAnsi="Times New Roman" w:cs="Times New Roman"/>
            <w:color w:val="000000"/>
          </w:rPr>
          <w:t xml:space="preserve"> </w:t>
        </w:r>
      </w:ins>
      <w:r w:rsidRPr="00E07744">
        <w:rPr>
          <w:rFonts w:ascii="Times New Roman" w:eastAsia="Times New Roman" w:hAnsi="Times New Roman" w:cs="Times New Roman"/>
          <w:color w:val="000000"/>
        </w:rPr>
        <w:t>in</w:t>
      </w:r>
      <w:ins w:id="644" w:author="student" w:date="2011-04-30T13:37:00Z">
        <w:r w:rsidR="00F13CDD">
          <w:rPr>
            <w:rFonts w:ascii="Times New Roman" w:eastAsia="Times New Roman" w:hAnsi="Times New Roman" w:cs="Times New Roman"/>
            <w:color w:val="000000"/>
          </w:rPr>
          <w:t>to</w:t>
        </w:r>
      </w:ins>
      <w:r w:rsidRPr="00E07744">
        <w:rPr>
          <w:rFonts w:ascii="Times New Roman" w:eastAsia="Times New Roman" w:hAnsi="Times New Roman" w:cs="Times New Roman"/>
          <w:color w:val="000000"/>
        </w:rPr>
        <w:t xml:space="preserve"> 0.1 increments.</w:t>
      </w:r>
      <w:r w:rsidRPr="00E07744">
        <w:rPr>
          <w:rFonts w:ascii="Times New Roman" w:eastAsia="Times New Roman" w:hAnsi="Times New Roman" w:cs="Times New Roman"/>
          <w:color w:val="000000"/>
          <w:sz w:val="27"/>
          <w:szCs w:val="27"/>
        </w:rPr>
        <w:br/>
      </w:r>
      <w:r w:rsidRPr="00E07744">
        <w:rPr>
          <w:rFonts w:ascii="Times New Roman" w:eastAsia="Times New Roman" w:hAnsi="Times New Roman" w:cs="Times New Roman"/>
          <w:color w:val="000000"/>
          <w:sz w:val="27"/>
          <w:szCs w:val="27"/>
        </w:rPr>
        <w:br/>
      </w:r>
      <w:r w:rsidRPr="00E07744">
        <w:rPr>
          <w:rFonts w:ascii="Times New Roman" w:eastAsia="Times New Roman" w:hAnsi="Times New Roman" w:cs="Times New Roman"/>
          <w:color w:val="000000"/>
          <w:sz w:val="27"/>
          <w:szCs w:val="27"/>
        </w:rPr>
        <w:br/>
      </w:r>
      <w:r w:rsidRPr="00E07744">
        <w:rPr>
          <w:rFonts w:ascii="Times New Roman" w:eastAsia="Times New Roman" w:hAnsi="Times New Roman" w:cs="Times New Roman"/>
          <w:color w:val="000000"/>
        </w:rPr>
        <w:t xml:space="preserve">These values were calculated by comparing 10 pages from </w:t>
      </w:r>
      <w:proofErr w:type="spellStart"/>
      <w:r w:rsidRPr="00E07744">
        <w:rPr>
          <w:rFonts w:ascii="Times New Roman" w:eastAsia="Times New Roman" w:hAnsi="Times New Roman" w:cs="Times New Roman"/>
          <w:color w:val="000000"/>
        </w:rPr>
        <w:t>IMPSLP.org</w:t>
      </w:r>
      <w:proofErr w:type="spellEnd"/>
      <w:r w:rsidRPr="00E07744">
        <w:rPr>
          <w:rFonts w:ascii="Times New Roman" w:eastAsia="Times New Roman" w:hAnsi="Times New Roman" w:cs="Times New Roman"/>
          <w:color w:val="000000"/>
        </w:rPr>
        <w:t xml:space="preserve"> with 10 pages from </w:t>
      </w:r>
      <w:proofErr w:type="spellStart"/>
      <w:r w:rsidRPr="00E07744">
        <w:rPr>
          <w:rFonts w:ascii="Times New Roman" w:eastAsia="Times New Roman" w:hAnsi="Times New Roman" w:cs="Times New Roman"/>
          <w:color w:val="000000"/>
        </w:rPr>
        <w:t>CPDL.org</w:t>
      </w:r>
      <w:proofErr w:type="spellEnd"/>
      <w:r w:rsidRPr="00E07744">
        <w:rPr>
          <w:rFonts w:ascii="Times New Roman" w:eastAsia="Times New Roman" w:hAnsi="Times New Roman" w:cs="Times New Roman"/>
          <w:color w:val="000000"/>
        </w:rPr>
        <w:t xml:space="preserve">. </w:t>
      </w:r>
      <w:del w:id="645" w:author="student" w:date="2011-04-30T13:37:00Z">
        <w:r w:rsidRPr="00E07744" w:rsidDel="00F13CDD">
          <w:rPr>
            <w:rFonts w:ascii="Times New Roman" w:eastAsia="Times New Roman" w:hAnsi="Times New Roman" w:cs="Times New Roman"/>
            <w:color w:val="000000"/>
          </w:rPr>
          <w:delText> </w:delText>
        </w:r>
      </w:del>
      <w:r w:rsidRPr="00E07744">
        <w:rPr>
          <w:rFonts w:ascii="Times New Roman" w:eastAsia="Times New Roman" w:hAnsi="Times New Roman" w:cs="Times New Roman"/>
          <w:color w:val="000000"/>
        </w:rPr>
        <w:t>This gives us a total of 100 possible pairs with only 10 of those truly correct.  These 10 correct ones are distinguished by the red points.  According to this algorithm, a smaller similarity value means that the two titles are more similar (they have a smaller difference).  As seen in the above graph, the red points are (on average) much lower than the blue points which gives us the impression that the values returned by our similarity measure are consistent with the actually cases.  </w:t>
      </w:r>
      <w:r w:rsidRPr="00E07744">
        <w:rPr>
          <w:rFonts w:ascii="Times New Roman" w:eastAsia="Times New Roman" w:hAnsi="Times New Roman" w:cs="Times New Roman"/>
          <w:color w:val="000000"/>
          <w:sz w:val="27"/>
          <w:szCs w:val="27"/>
        </w:rPr>
        <w:br/>
      </w:r>
      <w:r w:rsidRPr="00E07744">
        <w:rPr>
          <w:rFonts w:ascii="Times New Roman" w:eastAsia="Times New Roman" w:hAnsi="Times New Roman" w:cs="Times New Roman"/>
          <w:color w:val="000000"/>
          <w:sz w:val="27"/>
          <w:szCs w:val="27"/>
        </w:rPr>
        <w:br/>
      </w:r>
      <w:r w:rsidRPr="00E07744">
        <w:rPr>
          <w:rFonts w:ascii="Times New Roman" w:eastAsia="Times New Roman" w:hAnsi="Times New Roman" w:cs="Times New Roman"/>
          <w:color w:val="000000"/>
        </w:rPr>
        <w:t xml:space="preserve">A histogram of the above points was created with bins of size 0.1.  It can be found below.  We see that the majority of the full sets of pairs are found in the 0.7-1.0 range while our correct pairings are found on the 0.3-0.7 range.  There is some overlap, but it is very small when compared to the overall picture. </w:t>
      </w:r>
    </w:p>
    <w:p w:rsidR="00075489" w:rsidRPr="00E07744" w:rsidRDefault="00075489" w:rsidP="00E07744">
      <w:pPr>
        <w:spacing w:after="0"/>
        <w:rPr>
          <w:rFonts w:ascii="Times New Roman" w:eastAsia="Times New Roman" w:hAnsi="Times New Roman" w:cs="Times New Roman"/>
          <w:color w:val="000000"/>
          <w:sz w:val="27"/>
          <w:szCs w:val="27"/>
        </w:rPr>
      </w:pPr>
      <w:r w:rsidRPr="00E07744">
        <w:rPr>
          <w:rFonts w:ascii="Times New Roman" w:eastAsia="Times New Roman" w:hAnsi="Times New Roman" w:cs="Times New Roman"/>
          <w:noProof/>
          <w:color w:val="000000"/>
          <w:sz w:val="27"/>
          <w:szCs w:val="27"/>
        </w:rPr>
        <w:lastRenderedPageBreak/>
        <w:drawing>
          <wp:inline distT="0" distB="0" distL="0" distR="0">
            <wp:extent cx="6028660" cy="3968768"/>
            <wp:effectExtent l="0" t="0" r="0" b="0"/>
            <wp:docPr id="10" name="Picture 10" descr="https://lh4.googleusercontent.com/MMJn2WIW2aRag8EItcoBGoicu0Vr8xYzW_cEBHVml1OTowqPvE4KNKUG4R3uqnel9nXnLkbsME_sLuFx8ea7qiePhvNUco_cf68XWKawLji7579k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MMJn2WIW2aRag8EItcoBGoicu0Vr8xYzW_cEBHVml1OTowqPvE4KNKUG4R3uqnel9nXnLkbsME_sLuFx8ea7qiePhvNUco_cf68XWKawLji7579kPQ"/>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28525" cy="3968679"/>
                    </a:xfrm>
                    <a:prstGeom prst="rect">
                      <a:avLst/>
                    </a:prstGeom>
                    <a:noFill/>
                    <a:ln>
                      <a:noFill/>
                    </a:ln>
                  </pic:spPr>
                </pic:pic>
              </a:graphicData>
            </a:graphic>
          </wp:inline>
        </w:drawing>
      </w:r>
      <w:r w:rsidRPr="00E07744">
        <w:rPr>
          <w:rFonts w:ascii="Times New Roman" w:eastAsia="Times New Roman" w:hAnsi="Times New Roman" w:cs="Times New Roman"/>
          <w:color w:val="000000"/>
          <w:sz w:val="27"/>
          <w:szCs w:val="27"/>
        </w:rPr>
        <w:br/>
      </w:r>
      <w:del w:id="646" w:author="student" w:date="2011-04-30T13:38:00Z">
        <w:r w:rsidR="00467A11" w:rsidDel="00F13CDD">
          <w:fldChar w:fldCharType="begin"/>
        </w:r>
        <w:r w:rsidR="00467A11" w:rsidDel="00F13CDD">
          <w:delInstrText>HYPERLINK "https://github.com/samuelbjohnson/cross-topix/blob/master/string-matching_tests/Similarity_Histogram_Small.PNG"</w:delInstrText>
        </w:r>
        <w:r w:rsidR="00467A11" w:rsidDel="00F13CDD">
          <w:fldChar w:fldCharType="separate"/>
        </w:r>
        <w:r w:rsidRPr="00E07744" w:rsidDel="00F13CDD">
          <w:rPr>
            <w:rFonts w:ascii="Times New Roman" w:eastAsia="Times New Roman" w:hAnsi="Times New Roman" w:cs="Times New Roman"/>
            <w:color w:val="000099"/>
            <w:u w:val="single"/>
          </w:rPr>
          <w:delText>Figure</w:delText>
        </w:r>
        <w:r w:rsidR="00467A11" w:rsidDel="00F13CDD">
          <w:fldChar w:fldCharType="end"/>
        </w:r>
      </w:del>
      <w:ins w:id="647" w:author="student" w:date="2011-04-30T13:38:00Z">
        <w:r w:rsidR="00F13CDD" w:rsidRPr="00E07744">
          <w:rPr>
            <w:rFonts w:ascii="Times New Roman" w:eastAsia="Times New Roman" w:hAnsi="Times New Roman" w:cs="Times New Roman"/>
            <w:color w:val="000099"/>
            <w:u w:val="single"/>
          </w:rPr>
          <w:t>Figure</w:t>
        </w:r>
      </w:ins>
      <w:r w:rsidRPr="00E07744">
        <w:rPr>
          <w:rFonts w:ascii="Times New Roman" w:eastAsia="Times New Roman" w:hAnsi="Times New Roman" w:cs="Times New Roman"/>
          <w:color w:val="000000"/>
        </w:rPr>
        <w:t xml:space="preserve">: Histogram of the similarity measurements from the 10 x 10 hand-picked examples.  The red bars are the correct </w:t>
      </w:r>
      <w:proofErr w:type="spellStart"/>
      <w:r w:rsidRPr="00E07744">
        <w:rPr>
          <w:rFonts w:ascii="Times New Roman" w:eastAsia="Times New Roman" w:hAnsi="Times New Roman" w:cs="Times New Roman"/>
          <w:color w:val="000000"/>
        </w:rPr>
        <w:t>matchings</w:t>
      </w:r>
      <w:proofErr w:type="spellEnd"/>
      <w:r w:rsidRPr="00E07744">
        <w:rPr>
          <w:rFonts w:ascii="Times New Roman" w:eastAsia="Times New Roman" w:hAnsi="Times New Roman" w:cs="Times New Roman"/>
          <w:color w:val="000000"/>
        </w:rPr>
        <w:t>, while the blue bars are the all the others as a result of the join.  The values are broken into 0.1 value increments, with the displayed number being the lower bound.</w:t>
      </w:r>
      <w:r w:rsidRPr="00E07744">
        <w:rPr>
          <w:rFonts w:ascii="Times New Roman" w:eastAsia="Times New Roman" w:hAnsi="Times New Roman" w:cs="Times New Roman"/>
          <w:color w:val="000000"/>
          <w:sz w:val="27"/>
          <w:szCs w:val="27"/>
        </w:rPr>
        <w:br/>
      </w:r>
      <w:r w:rsidRPr="00E07744">
        <w:rPr>
          <w:rFonts w:ascii="Times New Roman" w:eastAsia="Times New Roman" w:hAnsi="Times New Roman" w:cs="Times New Roman"/>
          <w:color w:val="000000"/>
          <w:sz w:val="27"/>
          <w:szCs w:val="27"/>
        </w:rPr>
        <w:br/>
      </w:r>
      <w:r w:rsidRPr="00E07744">
        <w:rPr>
          <w:rFonts w:ascii="Times New Roman" w:eastAsia="Times New Roman" w:hAnsi="Times New Roman" w:cs="Times New Roman"/>
          <w:color w:val="000000"/>
        </w:rPr>
        <w:t xml:space="preserve">To see how our similarity matching algorithm performs on a larger data set, we ran it on the full listings of both wikis.  We had a total of 441,736,711 </w:t>
      </w:r>
      <w:del w:id="648" w:author="student" w:date="2011-04-30T13:39:00Z">
        <w:r w:rsidRPr="00E07744" w:rsidDel="00F13CDD">
          <w:rPr>
            <w:rFonts w:ascii="Times New Roman" w:eastAsia="Times New Roman" w:hAnsi="Times New Roman" w:cs="Times New Roman"/>
            <w:color w:val="000000"/>
          </w:rPr>
          <w:delText xml:space="preserve">comparisons </w:delText>
        </w:r>
      </w:del>
      <w:ins w:id="649" w:author="student" w:date="2011-04-30T13:39:00Z">
        <w:r w:rsidR="00F13CDD">
          <w:rPr>
            <w:rFonts w:ascii="Times New Roman" w:eastAsia="Times New Roman" w:hAnsi="Times New Roman" w:cs="Times New Roman"/>
            <w:color w:val="000000"/>
          </w:rPr>
          <w:t>pairs</w:t>
        </w:r>
        <w:r w:rsidR="00F13CDD" w:rsidRPr="00E07744">
          <w:rPr>
            <w:rFonts w:ascii="Times New Roman" w:eastAsia="Times New Roman" w:hAnsi="Times New Roman" w:cs="Times New Roman"/>
            <w:color w:val="000000"/>
          </w:rPr>
          <w:t xml:space="preserve"> </w:t>
        </w:r>
      </w:ins>
      <w:r w:rsidRPr="00E07744">
        <w:rPr>
          <w:rFonts w:ascii="Times New Roman" w:eastAsia="Times New Roman" w:hAnsi="Times New Roman" w:cs="Times New Roman"/>
          <w:color w:val="000000"/>
        </w:rPr>
        <w:t>and the resulting histogram can be found below.  We found that over 99% of the comparisons had a similarity measurement greater than 0.7.  Only 3,331,078 (0.75%) had values less than 0.7.  If we restrict our dataset to only pairs with similarity values less than 0.65, we bring our data set to 410,272 pairs, which is just under 0.1% of the total.  </w:t>
      </w:r>
      <w:del w:id="650" w:author="student" w:date="2011-04-30T13:39:00Z">
        <w:r w:rsidRPr="00E07744" w:rsidDel="00F13CDD">
          <w:rPr>
            <w:rFonts w:ascii="Times New Roman" w:eastAsia="Times New Roman" w:hAnsi="Times New Roman" w:cs="Times New Roman"/>
            <w:color w:val="000000"/>
          </w:rPr>
          <w:delText>From this analysis, we suggest a threshold value of 0.65.  </w:delText>
        </w:r>
        <w:r w:rsidRPr="00E07744" w:rsidDel="00F13CDD">
          <w:rPr>
            <w:rFonts w:ascii="Times New Roman" w:eastAsia="Times New Roman" w:hAnsi="Times New Roman" w:cs="Times New Roman"/>
            <w:color w:val="000000"/>
            <w:sz w:val="27"/>
            <w:szCs w:val="27"/>
          </w:rPr>
          <w:delText xml:space="preserve"> </w:delText>
        </w:r>
      </w:del>
      <w:ins w:id="651" w:author="student" w:date="2011-04-30T13:39:00Z">
        <w:r w:rsidR="00F13CDD">
          <w:rPr>
            <w:rFonts w:ascii="Times New Roman" w:eastAsia="Times New Roman" w:hAnsi="Times New Roman" w:cs="Times New Roman"/>
            <w:color w:val="000000"/>
          </w:rPr>
          <w:t xml:space="preserve">We used this information to construct our </w:t>
        </w:r>
      </w:ins>
      <w:ins w:id="652" w:author="student" w:date="2011-04-30T13:40:00Z">
        <w:r w:rsidR="00F13CDD">
          <w:rPr>
            <w:rFonts w:ascii="Times New Roman" w:eastAsia="Times New Roman" w:hAnsi="Times New Roman" w:cs="Times New Roman"/>
            <w:color w:val="000000"/>
          </w:rPr>
          <w:t xml:space="preserve">star rating system for use with the </w:t>
        </w:r>
        <w:r w:rsidR="00F13CDD">
          <w:rPr>
            <w:rFonts w:ascii="Times New Roman" w:eastAsia="Times New Roman" w:hAnsi="Times New Roman" w:cs="Times New Roman"/>
            <w:color w:val="000000"/>
          </w:rPr>
          <w:t>“</w:t>
        </w:r>
        <w:r w:rsidR="00F13CDD">
          <w:rPr>
            <w:rFonts w:ascii="Times New Roman" w:eastAsia="Times New Roman" w:hAnsi="Times New Roman" w:cs="Times New Roman"/>
            <w:color w:val="000000"/>
          </w:rPr>
          <w:t>See Also</w:t>
        </w:r>
        <w:r w:rsidR="00F13CDD">
          <w:rPr>
            <w:rFonts w:ascii="Times New Roman" w:eastAsia="Times New Roman" w:hAnsi="Times New Roman" w:cs="Times New Roman"/>
            <w:color w:val="000000"/>
          </w:rPr>
          <w:t>”</w:t>
        </w:r>
        <w:r w:rsidR="00F13CDD">
          <w:rPr>
            <w:rFonts w:ascii="Times New Roman" w:eastAsia="Times New Roman" w:hAnsi="Times New Roman" w:cs="Times New Roman"/>
            <w:color w:val="000000"/>
          </w:rPr>
          <w:t xml:space="preserve"> box.</w:t>
        </w:r>
      </w:ins>
      <w:r w:rsidRPr="00E07744">
        <w:rPr>
          <w:rFonts w:ascii="Times New Roman" w:eastAsia="Times New Roman" w:hAnsi="Times New Roman" w:cs="Times New Roman"/>
          <w:color w:val="000000"/>
          <w:sz w:val="27"/>
          <w:szCs w:val="27"/>
        </w:rPr>
        <w:br/>
      </w:r>
      <w:r w:rsidRPr="00E07744">
        <w:rPr>
          <w:rFonts w:ascii="Times New Roman" w:eastAsia="Times New Roman" w:hAnsi="Times New Roman" w:cs="Times New Roman"/>
          <w:color w:val="000000"/>
          <w:sz w:val="27"/>
          <w:szCs w:val="27"/>
        </w:rPr>
        <w:br/>
      </w:r>
      <w:r w:rsidRPr="00E07744">
        <w:rPr>
          <w:rFonts w:ascii="Times New Roman" w:eastAsia="Times New Roman" w:hAnsi="Times New Roman" w:cs="Times New Roman"/>
          <w:color w:val="000000"/>
          <w:sz w:val="27"/>
          <w:szCs w:val="27"/>
        </w:rPr>
        <w:br/>
      </w:r>
      <w:r w:rsidRPr="00E07744">
        <w:rPr>
          <w:rFonts w:ascii="Times New Roman" w:eastAsia="Times New Roman" w:hAnsi="Times New Roman" w:cs="Times New Roman"/>
          <w:noProof/>
          <w:color w:val="000000"/>
          <w:sz w:val="27"/>
          <w:szCs w:val="27"/>
        </w:rPr>
        <w:lastRenderedPageBreak/>
        <w:drawing>
          <wp:inline distT="0" distB="0" distL="0" distR="0">
            <wp:extent cx="6177516" cy="3978827"/>
            <wp:effectExtent l="0" t="0" r="0" b="3175"/>
            <wp:docPr id="11" name="Picture 11" descr="https://lh6.googleusercontent.com/brC0CYEY49J9ry27VueVbnwXpsGfT-P0JY93UZs7zYYk-_T11mst_aTH6Bvyens7QJUASXKz6E_QvnEz9hi0XSf3iFW7LyLId2DWoe3mTAfJHmEd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brC0CYEY49J9ry27VueVbnwXpsGfT-P0JY93UZs7zYYk-_T11mst_aTH6Bvyens7QJUASXKz6E_QvnEz9hi0XSf3iFW7LyLId2DWoe3mTAfJHmEdBA"/>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81984" cy="3981705"/>
                    </a:xfrm>
                    <a:prstGeom prst="rect">
                      <a:avLst/>
                    </a:prstGeom>
                    <a:noFill/>
                    <a:ln>
                      <a:noFill/>
                    </a:ln>
                  </pic:spPr>
                </pic:pic>
              </a:graphicData>
            </a:graphic>
          </wp:inline>
        </w:drawing>
      </w:r>
      <w:r w:rsidRPr="00E07744">
        <w:rPr>
          <w:rFonts w:ascii="Times New Roman" w:eastAsia="Times New Roman" w:hAnsi="Times New Roman" w:cs="Times New Roman"/>
          <w:color w:val="000000"/>
          <w:sz w:val="27"/>
          <w:szCs w:val="27"/>
        </w:rPr>
        <w:br/>
      </w:r>
      <w:del w:id="653" w:author="student" w:date="2011-04-30T13:40:00Z">
        <w:r w:rsidR="00467A11" w:rsidDel="00F13CDD">
          <w:fldChar w:fldCharType="begin"/>
        </w:r>
        <w:r w:rsidR="00467A11" w:rsidDel="00F13CDD">
          <w:delInstrText>HYPERLINK "https://github.com/samuelbjohnson/cross-topix/blob/master/string-matching_tests/Similarity_Histogram_Full_Large_Bins.PNG"</w:delInstrText>
        </w:r>
        <w:r w:rsidR="00467A11" w:rsidDel="00F13CDD">
          <w:fldChar w:fldCharType="separate"/>
        </w:r>
        <w:r w:rsidRPr="00E07744" w:rsidDel="00F13CDD">
          <w:rPr>
            <w:rFonts w:ascii="Times New Roman" w:eastAsia="Times New Roman" w:hAnsi="Times New Roman" w:cs="Times New Roman"/>
            <w:color w:val="000099"/>
            <w:u w:val="single"/>
          </w:rPr>
          <w:delText>Figure</w:delText>
        </w:r>
        <w:r w:rsidR="00467A11" w:rsidDel="00F13CDD">
          <w:fldChar w:fldCharType="end"/>
        </w:r>
      </w:del>
      <w:ins w:id="654" w:author="student" w:date="2011-04-30T13:40:00Z">
        <w:r w:rsidR="00F13CDD" w:rsidRPr="00E07744">
          <w:rPr>
            <w:rFonts w:ascii="Times New Roman" w:eastAsia="Times New Roman" w:hAnsi="Times New Roman" w:cs="Times New Roman"/>
            <w:color w:val="000099"/>
            <w:u w:val="single"/>
          </w:rPr>
          <w:t>Figure</w:t>
        </w:r>
      </w:ins>
      <w:r w:rsidRPr="00E07744">
        <w:rPr>
          <w:rFonts w:ascii="Times New Roman" w:eastAsia="Times New Roman" w:hAnsi="Times New Roman" w:cs="Times New Roman"/>
          <w:color w:val="000000"/>
        </w:rPr>
        <w:t>:  Histogram as a result of the full join.  Bins are of size 0.05 in this graph.  </w:t>
      </w:r>
      <w:del w:id="655" w:author="student" w:date="2011-04-30T13:40:00Z">
        <w:r w:rsidRPr="00E07744" w:rsidDel="0035668A">
          <w:rPr>
            <w:rFonts w:ascii="Times New Roman" w:eastAsia="Times New Roman" w:hAnsi="Times New Roman" w:cs="Times New Roman"/>
            <w:color w:val="000000"/>
          </w:rPr>
          <w:delText xml:space="preserve">For a graph of smaller bins (0.01) see this </w:delText>
        </w:r>
        <w:r w:rsidR="00467A11" w:rsidDel="0035668A">
          <w:fldChar w:fldCharType="begin"/>
        </w:r>
        <w:r w:rsidR="00467A11" w:rsidDel="0035668A">
          <w:delInstrText>HYPERLINK "https://github.com/samuelbjohnson/cross-topix/blob/master/string-matching_tests/Similarity_Histogram_Full_Small_Bins.PNG"</w:delInstrText>
        </w:r>
        <w:r w:rsidR="00467A11" w:rsidDel="0035668A">
          <w:fldChar w:fldCharType="separate"/>
        </w:r>
        <w:r w:rsidRPr="00E07744" w:rsidDel="0035668A">
          <w:rPr>
            <w:rFonts w:ascii="Times New Roman" w:eastAsia="Times New Roman" w:hAnsi="Times New Roman" w:cs="Times New Roman"/>
            <w:color w:val="000099"/>
            <w:u w:val="single"/>
          </w:rPr>
          <w:delText>Figure</w:delText>
        </w:r>
        <w:r w:rsidR="00467A11" w:rsidDel="0035668A">
          <w:fldChar w:fldCharType="end"/>
        </w:r>
        <w:r w:rsidRPr="00E07744" w:rsidDel="0035668A">
          <w:rPr>
            <w:rFonts w:ascii="Times New Roman" w:eastAsia="Times New Roman" w:hAnsi="Times New Roman" w:cs="Times New Roman"/>
            <w:color w:val="000000"/>
          </w:rPr>
          <w:delText>.</w:delText>
        </w:r>
      </w:del>
      <w:ins w:id="656" w:author="student" w:date="2011-04-30T13:40:00Z">
        <w:r w:rsidR="0035668A">
          <w:rPr>
            <w:rFonts w:ascii="Times New Roman" w:eastAsia="Times New Roman" w:hAnsi="Times New Roman" w:cs="Times New Roman"/>
            <w:color w:val="000000"/>
          </w:rPr>
          <w:t xml:space="preserve"> The displayed value is the lower bound.</w:t>
        </w:r>
      </w:ins>
    </w:p>
    <w:p w:rsidR="00CA7C70" w:rsidRPr="00E07744" w:rsidRDefault="00CA7C70" w:rsidP="00E07744">
      <w:pPr>
        <w:spacing w:after="0"/>
        <w:rPr>
          <w:rFonts w:ascii="Times New Roman" w:hAnsi="Times New Roman" w:cs="Times New Roman"/>
        </w:rPr>
      </w:pPr>
    </w:p>
    <w:p w:rsidR="00B62209" w:rsidRDefault="00B62209" w:rsidP="00E07744">
      <w:pPr>
        <w:pStyle w:val="Heading2"/>
        <w:rPr>
          <w:sz w:val="24"/>
          <w:szCs w:val="24"/>
        </w:rPr>
      </w:pPr>
      <w:bookmarkStart w:id="657" w:name="_Toc291793221"/>
      <w:bookmarkStart w:id="658" w:name="_Toc291750536"/>
    </w:p>
    <w:p w:rsidR="00B62209" w:rsidRDefault="00B62209" w:rsidP="00E07744">
      <w:pPr>
        <w:pStyle w:val="Heading2"/>
        <w:rPr>
          <w:sz w:val="24"/>
          <w:szCs w:val="24"/>
        </w:rPr>
      </w:pPr>
    </w:p>
    <w:p w:rsidR="00B62209" w:rsidRDefault="00B62209" w:rsidP="00E07744">
      <w:pPr>
        <w:pStyle w:val="Heading2"/>
        <w:rPr>
          <w:sz w:val="24"/>
          <w:szCs w:val="24"/>
        </w:rPr>
      </w:pPr>
    </w:p>
    <w:p w:rsidR="00B62209" w:rsidRDefault="00B62209" w:rsidP="00E07744">
      <w:pPr>
        <w:pStyle w:val="Heading2"/>
        <w:rPr>
          <w:sz w:val="24"/>
          <w:szCs w:val="24"/>
        </w:rPr>
      </w:pPr>
    </w:p>
    <w:p w:rsidR="00B62209" w:rsidRDefault="00B62209" w:rsidP="00E07744">
      <w:pPr>
        <w:pStyle w:val="Heading2"/>
        <w:rPr>
          <w:sz w:val="24"/>
          <w:szCs w:val="24"/>
        </w:rPr>
      </w:pPr>
    </w:p>
    <w:p w:rsidR="00B62209" w:rsidRDefault="00B62209" w:rsidP="00E07744">
      <w:pPr>
        <w:pStyle w:val="Heading2"/>
        <w:rPr>
          <w:sz w:val="24"/>
          <w:szCs w:val="24"/>
        </w:rPr>
      </w:pPr>
    </w:p>
    <w:p w:rsidR="00B62209" w:rsidRDefault="00B62209" w:rsidP="00E07744">
      <w:pPr>
        <w:pStyle w:val="Heading2"/>
        <w:rPr>
          <w:sz w:val="24"/>
          <w:szCs w:val="24"/>
        </w:rPr>
      </w:pPr>
    </w:p>
    <w:p w:rsidR="00B62209" w:rsidRDefault="00B62209" w:rsidP="00E07744">
      <w:pPr>
        <w:pStyle w:val="Heading2"/>
        <w:rPr>
          <w:sz w:val="24"/>
          <w:szCs w:val="24"/>
        </w:rPr>
      </w:pPr>
    </w:p>
    <w:p w:rsidR="00B62209" w:rsidRDefault="00B62209" w:rsidP="00E07744">
      <w:pPr>
        <w:pStyle w:val="Heading2"/>
        <w:rPr>
          <w:sz w:val="24"/>
          <w:szCs w:val="24"/>
        </w:rPr>
      </w:pPr>
    </w:p>
    <w:p w:rsidR="00B62209" w:rsidRDefault="00B62209" w:rsidP="00E07744">
      <w:pPr>
        <w:pStyle w:val="Heading2"/>
        <w:rPr>
          <w:sz w:val="24"/>
          <w:szCs w:val="24"/>
        </w:rPr>
      </w:pPr>
    </w:p>
    <w:p w:rsidR="00786B6D" w:rsidRPr="00E07744" w:rsidRDefault="00FF6669" w:rsidP="00E07744">
      <w:pPr>
        <w:pStyle w:val="Heading2"/>
        <w:rPr>
          <w:sz w:val="24"/>
          <w:szCs w:val="24"/>
        </w:rPr>
      </w:pPr>
      <w:r w:rsidRPr="00E07744">
        <w:rPr>
          <w:sz w:val="24"/>
          <w:szCs w:val="24"/>
        </w:rPr>
        <w:lastRenderedPageBreak/>
        <w:t>B. Scrape</w:t>
      </w:r>
      <w:r w:rsidR="00EA683C" w:rsidRPr="00E07744">
        <w:rPr>
          <w:sz w:val="24"/>
          <w:szCs w:val="24"/>
        </w:rPr>
        <w:t xml:space="preserve"> Specifics</w:t>
      </w:r>
      <w:r w:rsidR="00FA1BA7">
        <w:rPr>
          <w:sz w:val="24"/>
          <w:szCs w:val="24"/>
        </w:rPr>
        <w:t>:</w:t>
      </w:r>
      <w:bookmarkEnd w:id="657"/>
    </w:p>
    <w:p w:rsidR="00786B6D" w:rsidRDefault="00EA683C" w:rsidP="00E07744">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6530535" cy="369854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est.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523045" cy="3694301"/>
                    </a:xfrm>
                    <a:prstGeom prst="rect">
                      <a:avLst/>
                    </a:prstGeom>
                  </pic:spPr>
                </pic:pic>
              </a:graphicData>
            </a:graphic>
          </wp:inline>
        </w:drawing>
      </w:r>
    </w:p>
    <w:p w:rsidR="00EA683C" w:rsidRPr="00EA683C" w:rsidRDefault="00EA683C" w:rsidP="00E0774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Change w:id="659" w:author="student" w:date="2011-04-30T13:41:00Z">
          <w:tblPr>
            <w:tblW w:w="0" w:type="auto"/>
            <w:tblCellMar>
              <w:top w:w="15" w:type="dxa"/>
              <w:left w:w="15" w:type="dxa"/>
              <w:bottom w:w="15" w:type="dxa"/>
              <w:right w:w="15" w:type="dxa"/>
            </w:tblCellMar>
            <w:tblLook w:val="04A0"/>
          </w:tblPr>
        </w:tblPrChange>
      </w:tblPr>
      <w:tblGrid>
        <w:gridCol w:w="1861"/>
        <w:gridCol w:w="1702"/>
        <w:gridCol w:w="1115"/>
        <w:gridCol w:w="1250"/>
        <w:gridCol w:w="1433"/>
        <w:gridCol w:w="1433"/>
        <w:tblGridChange w:id="660">
          <w:tblGrid>
            <w:gridCol w:w="1861"/>
            <w:gridCol w:w="1702"/>
            <w:gridCol w:w="1115"/>
            <w:gridCol w:w="1250"/>
            <w:gridCol w:w="1433"/>
            <w:gridCol w:w="1433"/>
          </w:tblGrid>
        </w:tblGridChange>
      </w:tblGrid>
      <w:tr w:rsidR="00EA683C" w:rsidRPr="00EA683C" w:rsidTr="0035668A">
        <w:tc>
          <w:tcPr>
            <w:tcW w:w="0" w:type="auto"/>
            <w:tcMar>
              <w:top w:w="105" w:type="dxa"/>
              <w:left w:w="105" w:type="dxa"/>
              <w:bottom w:w="105" w:type="dxa"/>
              <w:right w:w="105" w:type="dxa"/>
            </w:tcMar>
            <w:hideMark/>
            <w:tcPrChange w:id="661" w:author="student" w:date="2011-04-30T13:41: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EA683C" w:rsidRPr="00EA683C" w:rsidRDefault="00EA683C" w:rsidP="00E07744">
            <w:pPr>
              <w:rPr>
                <w:rFonts w:ascii="Times New Roman" w:eastAsia="Times New Roman" w:hAnsi="Times New Roman" w:cs="Times New Roman"/>
                <w:sz w:val="24"/>
                <w:szCs w:val="24"/>
              </w:rPr>
            </w:pPr>
            <w:r w:rsidRPr="00EA683C">
              <w:rPr>
                <w:rFonts w:ascii="Arial" w:eastAsia="Times New Roman" w:hAnsi="Arial" w:cs="Arial"/>
                <w:color w:val="000000"/>
              </w:rPr>
              <w:t xml:space="preserve">Scrape </w:t>
            </w:r>
            <w:r w:rsidRPr="00EA683C">
              <w:rPr>
                <w:rFonts w:ascii="Times New Roman" w:eastAsia="Times New Roman" w:hAnsi="Times New Roman" w:cs="Times New Roman"/>
                <w:sz w:val="24"/>
                <w:szCs w:val="24"/>
              </w:rPr>
              <w:br/>
            </w:r>
            <w:r w:rsidRPr="00EA683C">
              <w:rPr>
                <w:rFonts w:ascii="Arial" w:eastAsia="Times New Roman" w:hAnsi="Arial" w:cs="Arial"/>
                <w:color w:val="000000"/>
              </w:rPr>
              <w:t>Starting Point</w:t>
            </w:r>
          </w:p>
        </w:tc>
        <w:tc>
          <w:tcPr>
            <w:tcW w:w="0" w:type="auto"/>
            <w:tcMar>
              <w:top w:w="105" w:type="dxa"/>
              <w:left w:w="105" w:type="dxa"/>
              <w:bottom w:w="105" w:type="dxa"/>
              <w:right w:w="105" w:type="dxa"/>
            </w:tcMar>
            <w:hideMark/>
            <w:tcPrChange w:id="662" w:author="student" w:date="2011-04-30T13:41: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EA683C" w:rsidRPr="00EA683C" w:rsidRDefault="00EA683C" w:rsidP="00E07744">
            <w:pPr>
              <w:rPr>
                <w:rFonts w:ascii="Times New Roman" w:eastAsia="Times New Roman" w:hAnsi="Times New Roman" w:cs="Times New Roman"/>
                <w:sz w:val="24"/>
                <w:szCs w:val="24"/>
              </w:rPr>
            </w:pPr>
            <w:r w:rsidRPr="00EA683C">
              <w:rPr>
                <w:rFonts w:ascii="Arial" w:eastAsia="Times New Roman" w:hAnsi="Arial" w:cs="Arial"/>
                <w:color w:val="000000"/>
              </w:rPr>
              <w:t>Scrape Results</w:t>
            </w:r>
          </w:p>
        </w:tc>
        <w:tc>
          <w:tcPr>
            <w:tcW w:w="0" w:type="auto"/>
            <w:tcMar>
              <w:top w:w="105" w:type="dxa"/>
              <w:left w:w="105" w:type="dxa"/>
              <w:bottom w:w="105" w:type="dxa"/>
              <w:right w:w="105" w:type="dxa"/>
            </w:tcMar>
            <w:hideMark/>
            <w:tcPrChange w:id="663" w:author="student" w:date="2011-04-30T13:41: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EA683C" w:rsidRPr="00EA683C" w:rsidRDefault="00EA683C" w:rsidP="00E07744">
            <w:pPr>
              <w:rPr>
                <w:rFonts w:ascii="Times New Roman" w:eastAsia="Times New Roman" w:hAnsi="Times New Roman" w:cs="Times New Roman"/>
                <w:sz w:val="24"/>
                <w:szCs w:val="24"/>
              </w:rPr>
            </w:pPr>
            <w:r w:rsidRPr="00EA683C">
              <w:rPr>
                <w:rFonts w:ascii="Arial" w:eastAsia="Times New Roman" w:hAnsi="Arial" w:cs="Arial"/>
                <w:b/>
                <w:bCs/>
                <w:color w:val="000000"/>
              </w:rPr>
              <w:t>Source</w:t>
            </w:r>
            <w:r w:rsidRPr="00EA683C">
              <w:rPr>
                <w:rFonts w:ascii="Times New Roman" w:eastAsia="Times New Roman" w:hAnsi="Times New Roman" w:cs="Times New Roman"/>
                <w:sz w:val="24"/>
                <w:szCs w:val="24"/>
              </w:rPr>
              <w:br/>
            </w:r>
            <w:r w:rsidRPr="00EA683C">
              <w:rPr>
                <w:rFonts w:ascii="Arial" w:eastAsia="Times New Roman" w:hAnsi="Arial" w:cs="Arial"/>
                <w:color w:val="000000"/>
              </w:rPr>
              <w:t>Identifier</w:t>
            </w:r>
          </w:p>
        </w:tc>
        <w:tc>
          <w:tcPr>
            <w:tcW w:w="0" w:type="auto"/>
            <w:tcMar>
              <w:top w:w="105" w:type="dxa"/>
              <w:left w:w="105" w:type="dxa"/>
              <w:bottom w:w="105" w:type="dxa"/>
              <w:right w:w="105" w:type="dxa"/>
            </w:tcMar>
            <w:hideMark/>
            <w:tcPrChange w:id="664" w:author="student" w:date="2011-04-30T13:41: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EA683C" w:rsidRPr="00EA683C" w:rsidRDefault="00EA683C" w:rsidP="00E07744">
            <w:pPr>
              <w:rPr>
                <w:rFonts w:ascii="Times New Roman" w:eastAsia="Times New Roman" w:hAnsi="Times New Roman" w:cs="Times New Roman"/>
                <w:sz w:val="24"/>
                <w:szCs w:val="24"/>
              </w:rPr>
            </w:pPr>
            <w:r w:rsidRPr="00EA683C">
              <w:rPr>
                <w:rFonts w:ascii="Arial" w:eastAsia="Times New Roman" w:hAnsi="Arial" w:cs="Arial"/>
                <w:b/>
                <w:bCs/>
                <w:color w:val="000000"/>
              </w:rPr>
              <w:t>Dataset</w:t>
            </w:r>
            <w:r w:rsidRPr="00EA683C">
              <w:rPr>
                <w:rFonts w:ascii="Times New Roman" w:eastAsia="Times New Roman" w:hAnsi="Times New Roman" w:cs="Times New Roman"/>
                <w:sz w:val="24"/>
                <w:szCs w:val="24"/>
              </w:rPr>
              <w:br/>
            </w:r>
            <w:r w:rsidRPr="00EA683C">
              <w:rPr>
                <w:rFonts w:ascii="Arial" w:eastAsia="Times New Roman" w:hAnsi="Arial" w:cs="Arial"/>
                <w:color w:val="000000"/>
              </w:rPr>
              <w:t>Identifier</w:t>
            </w:r>
          </w:p>
        </w:tc>
        <w:tc>
          <w:tcPr>
            <w:tcW w:w="0" w:type="auto"/>
            <w:tcMar>
              <w:top w:w="105" w:type="dxa"/>
              <w:left w:w="105" w:type="dxa"/>
              <w:bottom w:w="105" w:type="dxa"/>
              <w:right w:w="105" w:type="dxa"/>
            </w:tcMar>
            <w:hideMark/>
            <w:tcPrChange w:id="665" w:author="student" w:date="2011-04-30T13:41: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EA683C" w:rsidRPr="00EA683C" w:rsidRDefault="00EA683C" w:rsidP="00E07744">
            <w:pPr>
              <w:rPr>
                <w:rFonts w:ascii="Times New Roman" w:eastAsia="Times New Roman" w:hAnsi="Times New Roman" w:cs="Times New Roman"/>
                <w:sz w:val="24"/>
                <w:szCs w:val="24"/>
              </w:rPr>
            </w:pPr>
            <w:r w:rsidRPr="00EA683C">
              <w:rPr>
                <w:rFonts w:ascii="Arial" w:eastAsia="Times New Roman" w:hAnsi="Arial" w:cs="Arial"/>
                <w:b/>
                <w:bCs/>
                <w:color w:val="000000"/>
              </w:rPr>
              <w:t>Version</w:t>
            </w:r>
            <w:r w:rsidRPr="00EA683C">
              <w:rPr>
                <w:rFonts w:ascii="Times New Roman" w:eastAsia="Times New Roman" w:hAnsi="Times New Roman" w:cs="Times New Roman"/>
                <w:sz w:val="24"/>
                <w:szCs w:val="24"/>
              </w:rPr>
              <w:br/>
            </w:r>
            <w:r w:rsidRPr="00EA683C">
              <w:rPr>
                <w:rFonts w:ascii="Arial" w:eastAsia="Times New Roman" w:hAnsi="Arial" w:cs="Arial"/>
                <w:color w:val="000000"/>
              </w:rPr>
              <w:t>Identifier</w:t>
            </w:r>
          </w:p>
        </w:tc>
        <w:tc>
          <w:tcPr>
            <w:tcW w:w="0" w:type="auto"/>
            <w:tcMar>
              <w:top w:w="105" w:type="dxa"/>
              <w:left w:w="105" w:type="dxa"/>
              <w:bottom w:w="105" w:type="dxa"/>
              <w:right w:w="105" w:type="dxa"/>
            </w:tcMar>
            <w:hideMark/>
            <w:tcPrChange w:id="666" w:author="student" w:date="2011-04-30T13:41: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EA683C" w:rsidRPr="00EA683C" w:rsidRDefault="00EA683C" w:rsidP="00E07744">
            <w:pPr>
              <w:rPr>
                <w:rFonts w:ascii="Times New Roman" w:eastAsia="Times New Roman" w:hAnsi="Times New Roman" w:cs="Times New Roman"/>
                <w:sz w:val="24"/>
                <w:szCs w:val="24"/>
              </w:rPr>
            </w:pPr>
            <w:r w:rsidRPr="00EA683C">
              <w:rPr>
                <w:rFonts w:ascii="Arial" w:eastAsia="Times New Roman" w:hAnsi="Arial" w:cs="Arial"/>
                <w:color w:val="000000"/>
              </w:rPr>
              <w:t>Dataset</w:t>
            </w:r>
            <w:r w:rsidRPr="00EA683C">
              <w:rPr>
                <w:rFonts w:ascii="Times New Roman" w:eastAsia="Times New Roman" w:hAnsi="Times New Roman" w:cs="Times New Roman"/>
                <w:sz w:val="24"/>
                <w:szCs w:val="24"/>
              </w:rPr>
              <w:br/>
            </w:r>
            <w:r w:rsidRPr="00EA683C">
              <w:rPr>
                <w:rFonts w:ascii="Arial" w:eastAsia="Times New Roman" w:hAnsi="Arial" w:cs="Arial"/>
                <w:color w:val="000000"/>
              </w:rPr>
              <w:t>URI</w:t>
            </w:r>
          </w:p>
        </w:tc>
      </w:tr>
      <w:tr w:rsidR="00EA683C" w:rsidRPr="00EA683C" w:rsidTr="0035668A">
        <w:tc>
          <w:tcPr>
            <w:tcW w:w="0" w:type="auto"/>
            <w:tcMar>
              <w:top w:w="105" w:type="dxa"/>
              <w:left w:w="105" w:type="dxa"/>
              <w:bottom w:w="105" w:type="dxa"/>
              <w:right w:w="105" w:type="dxa"/>
            </w:tcMar>
            <w:hideMark/>
            <w:tcPrChange w:id="667" w:author="student" w:date="2011-04-30T13:41: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EA683C" w:rsidRPr="00EA683C" w:rsidRDefault="00467A11" w:rsidP="00E07744">
            <w:pPr>
              <w:rPr>
                <w:rFonts w:ascii="Times New Roman" w:eastAsia="Times New Roman" w:hAnsi="Times New Roman" w:cs="Times New Roman"/>
                <w:sz w:val="24"/>
                <w:szCs w:val="24"/>
              </w:rPr>
            </w:pPr>
            <w:r>
              <w:fldChar w:fldCharType="begin"/>
            </w:r>
            <w:r>
              <w:instrText>HYPERLINK "http://imslp.org/wiki/Special:AllPages"</w:instrText>
            </w:r>
            <w:r>
              <w:fldChar w:fldCharType="separate"/>
            </w:r>
            <w:proofErr w:type="spellStart"/>
            <w:r w:rsidR="00EA683C" w:rsidRPr="00EA683C">
              <w:rPr>
                <w:rFonts w:ascii="Arial" w:eastAsia="Times New Roman" w:hAnsi="Arial" w:cs="Arial"/>
                <w:color w:val="000099"/>
                <w:u w:val="single"/>
              </w:rPr>
              <w:t>Special:AllPages</w:t>
            </w:r>
            <w:proofErr w:type="spellEnd"/>
            <w:r>
              <w:fldChar w:fldCharType="end"/>
            </w:r>
            <w:r w:rsidR="00EA683C" w:rsidRPr="00EA683C">
              <w:rPr>
                <w:rFonts w:ascii="Arial" w:eastAsia="Times New Roman" w:hAnsi="Arial" w:cs="Arial"/>
                <w:color w:val="000000"/>
              </w:rPr>
              <w:t xml:space="preserve"> </w:t>
            </w:r>
          </w:p>
        </w:tc>
        <w:tc>
          <w:tcPr>
            <w:tcW w:w="0" w:type="auto"/>
            <w:tcMar>
              <w:top w:w="105" w:type="dxa"/>
              <w:left w:w="105" w:type="dxa"/>
              <w:bottom w:w="105" w:type="dxa"/>
              <w:right w:w="105" w:type="dxa"/>
            </w:tcMar>
            <w:hideMark/>
            <w:tcPrChange w:id="668" w:author="student" w:date="2011-04-30T13:41: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EA683C" w:rsidRPr="00EA683C" w:rsidRDefault="00467A11" w:rsidP="00E07744">
            <w:pPr>
              <w:rPr>
                <w:rFonts w:ascii="Times New Roman" w:eastAsia="Times New Roman" w:hAnsi="Times New Roman" w:cs="Times New Roman"/>
                <w:sz w:val="24"/>
                <w:szCs w:val="24"/>
              </w:rPr>
            </w:pPr>
            <w:r>
              <w:fldChar w:fldCharType="begin"/>
            </w:r>
            <w:r>
              <w:instrText>HYPERLINK "https://github.com/samuelbjohnson/cross-topix/blob/master/page-titles/imslp.org/manual/index-pages/index-pages/aggregate/imslp.ttl"</w:instrText>
            </w:r>
            <w:r>
              <w:fldChar w:fldCharType="separate"/>
            </w:r>
            <w:proofErr w:type="spellStart"/>
            <w:r w:rsidR="00EA683C" w:rsidRPr="00EA683C">
              <w:rPr>
                <w:rFonts w:ascii="Arial" w:eastAsia="Times New Roman" w:hAnsi="Arial" w:cs="Arial"/>
                <w:color w:val="000099"/>
                <w:u w:val="single"/>
              </w:rPr>
              <w:t>imslp.ttl</w:t>
            </w:r>
            <w:proofErr w:type="spellEnd"/>
            <w:r>
              <w:fldChar w:fldCharType="end"/>
            </w:r>
          </w:p>
        </w:tc>
        <w:tc>
          <w:tcPr>
            <w:tcW w:w="0" w:type="auto"/>
            <w:tcMar>
              <w:top w:w="105" w:type="dxa"/>
              <w:left w:w="105" w:type="dxa"/>
              <w:bottom w:w="105" w:type="dxa"/>
              <w:right w:w="105" w:type="dxa"/>
            </w:tcMar>
            <w:hideMark/>
            <w:tcPrChange w:id="669" w:author="student" w:date="2011-04-30T13:41: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EA683C" w:rsidRPr="00EA683C" w:rsidRDefault="00EA683C" w:rsidP="00E07744">
            <w:pPr>
              <w:rPr>
                <w:rFonts w:ascii="Times New Roman" w:eastAsia="Times New Roman" w:hAnsi="Times New Roman" w:cs="Times New Roman"/>
                <w:sz w:val="24"/>
                <w:szCs w:val="24"/>
              </w:rPr>
            </w:pPr>
            <w:proofErr w:type="spellStart"/>
            <w:r w:rsidRPr="00EA683C">
              <w:rPr>
                <w:rFonts w:ascii="Arial" w:eastAsia="Times New Roman" w:hAnsi="Arial" w:cs="Arial"/>
                <w:color w:val="000000"/>
              </w:rPr>
              <w:t>imslp</w:t>
            </w:r>
            <w:proofErr w:type="spellEnd"/>
            <w:r w:rsidRPr="00EA683C">
              <w:rPr>
                <w:rFonts w:ascii="Arial" w:eastAsia="Times New Roman" w:hAnsi="Arial" w:cs="Arial"/>
                <w:color w:val="000000"/>
              </w:rPr>
              <w:t>-org</w:t>
            </w:r>
          </w:p>
        </w:tc>
        <w:tc>
          <w:tcPr>
            <w:tcW w:w="0" w:type="auto"/>
            <w:tcMar>
              <w:top w:w="105" w:type="dxa"/>
              <w:left w:w="105" w:type="dxa"/>
              <w:bottom w:w="105" w:type="dxa"/>
              <w:right w:w="105" w:type="dxa"/>
            </w:tcMar>
            <w:hideMark/>
            <w:tcPrChange w:id="670" w:author="student" w:date="2011-04-30T13:41: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EA683C" w:rsidRPr="00EA683C" w:rsidRDefault="00EA683C" w:rsidP="00E07744">
            <w:pPr>
              <w:rPr>
                <w:rFonts w:ascii="Times New Roman" w:eastAsia="Times New Roman" w:hAnsi="Times New Roman" w:cs="Times New Roman"/>
                <w:sz w:val="24"/>
                <w:szCs w:val="24"/>
              </w:rPr>
            </w:pPr>
            <w:r w:rsidRPr="00EA683C">
              <w:rPr>
                <w:rFonts w:ascii="Arial" w:eastAsia="Times New Roman" w:hAnsi="Arial" w:cs="Arial"/>
                <w:color w:val="000000"/>
              </w:rPr>
              <w:t>wiki-pages</w:t>
            </w:r>
          </w:p>
        </w:tc>
        <w:tc>
          <w:tcPr>
            <w:tcW w:w="0" w:type="auto"/>
            <w:tcMar>
              <w:top w:w="105" w:type="dxa"/>
              <w:left w:w="105" w:type="dxa"/>
              <w:bottom w:w="105" w:type="dxa"/>
              <w:right w:w="105" w:type="dxa"/>
            </w:tcMar>
            <w:hideMark/>
            <w:tcPrChange w:id="671" w:author="student" w:date="2011-04-30T13:41: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EA683C" w:rsidRPr="00EA683C" w:rsidRDefault="00EA683C" w:rsidP="00E07744">
            <w:pPr>
              <w:rPr>
                <w:rFonts w:ascii="Times New Roman" w:eastAsia="Times New Roman" w:hAnsi="Times New Roman" w:cs="Times New Roman"/>
                <w:sz w:val="24"/>
                <w:szCs w:val="24"/>
              </w:rPr>
            </w:pPr>
            <w:r w:rsidRPr="00EA683C">
              <w:rPr>
                <w:rFonts w:ascii="Arial" w:eastAsia="Times New Roman" w:hAnsi="Arial" w:cs="Arial"/>
                <w:color w:val="000000"/>
              </w:rPr>
              <w:t>2011-Apr-14</w:t>
            </w:r>
          </w:p>
        </w:tc>
        <w:tc>
          <w:tcPr>
            <w:tcW w:w="0" w:type="auto"/>
            <w:tcMar>
              <w:top w:w="105" w:type="dxa"/>
              <w:left w:w="105" w:type="dxa"/>
              <w:bottom w:w="105" w:type="dxa"/>
              <w:right w:w="105" w:type="dxa"/>
            </w:tcMar>
            <w:hideMark/>
            <w:tcPrChange w:id="672" w:author="student" w:date="2011-04-30T13:41: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EA683C" w:rsidRPr="00EA683C" w:rsidRDefault="00467A11" w:rsidP="00E07744">
            <w:pPr>
              <w:rPr>
                <w:rFonts w:ascii="Times New Roman" w:eastAsia="Times New Roman" w:hAnsi="Times New Roman" w:cs="Times New Roman"/>
                <w:sz w:val="24"/>
                <w:szCs w:val="24"/>
              </w:rPr>
            </w:pPr>
            <w:r>
              <w:fldChar w:fldCharType="begin"/>
            </w:r>
            <w:r>
              <w:instrText>HYPERLINK "http://leo.tw.rpi.edu/source/imslp-org/dataset/wiki-pages/version/2011-Apr-14"</w:instrText>
            </w:r>
            <w:r>
              <w:fldChar w:fldCharType="separate"/>
            </w:r>
            <w:r w:rsidR="00EA683C" w:rsidRPr="00EA683C">
              <w:rPr>
                <w:rFonts w:ascii="Arial" w:eastAsia="Times New Roman" w:hAnsi="Arial" w:cs="Arial"/>
                <w:color w:val="000099"/>
                <w:u w:val="single"/>
              </w:rPr>
              <w:t>2011-Apr-14</w:t>
            </w:r>
            <w:r>
              <w:fldChar w:fldCharType="end"/>
            </w:r>
          </w:p>
        </w:tc>
      </w:tr>
      <w:tr w:rsidR="00EA683C" w:rsidRPr="00EA683C" w:rsidTr="0035668A">
        <w:tc>
          <w:tcPr>
            <w:tcW w:w="0" w:type="auto"/>
            <w:tcMar>
              <w:top w:w="105" w:type="dxa"/>
              <w:left w:w="105" w:type="dxa"/>
              <w:bottom w:w="105" w:type="dxa"/>
              <w:right w:w="105" w:type="dxa"/>
            </w:tcMar>
            <w:hideMark/>
            <w:tcPrChange w:id="673" w:author="student" w:date="2011-04-30T13:41: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EA683C" w:rsidRPr="00EA683C" w:rsidRDefault="00467A11" w:rsidP="00E07744">
            <w:pPr>
              <w:rPr>
                <w:rFonts w:ascii="Times New Roman" w:eastAsia="Times New Roman" w:hAnsi="Times New Roman" w:cs="Times New Roman"/>
                <w:sz w:val="24"/>
                <w:szCs w:val="24"/>
              </w:rPr>
            </w:pPr>
            <w:r>
              <w:fldChar w:fldCharType="begin"/>
            </w:r>
            <w:r>
              <w:instrText>HYPERLINK "http://www3.cpdl.org/wiki/index.php/Special:AllPages"</w:instrText>
            </w:r>
            <w:r>
              <w:fldChar w:fldCharType="separate"/>
            </w:r>
            <w:proofErr w:type="spellStart"/>
            <w:r w:rsidR="00EA683C" w:rsidRPr="00EA683C">
              <w:rPr>
                <w:rFonts w:ascii="Arial" w:eastAsia="Times New Roman" w:hAnsi="Arial" w:cs="Arial"/>
                <w:color w:val="000099"/>
                <w:u w:val="single"/>
              </w:rPr>
              <w:t>Special:AllPages</w:t>
            </w:r>
            <w:proofErr w:type="spellEnd"/>
            <w:r>
              <w:fldChar w:fldCharType="end"/>
            </w:r>
          </w:p>
        </w:tc>
        <w:tc>
          <w:tcPr>
            <w:tcW w:w="0" w:type="auto"/>
            <w:tcMar>
              <w:top w:w="105" w:type="dxa"/>
              <w:left w:w="105" w:type="dxa"/>
              <w:bottom w:w="105" w:type="dxa"/>
              <w:right w:w="105" w:type="dxa"/>
            </w:tcMar>
            <w:hideMark/>
            <w:tcPrChange w:id="674" w:author="student" w:date="2011-04-30T13:41: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EA683C" w:rsidRPr="00EA683C" w:rsidRDefault="00467A11" w:rsidP="00E07744">
            <w:pPr>
              <w:rPr>
                <w:rFonts w:ascii="Times New Roman" w:eastAsia="Times New Roman" w:hAnsi="Times New Roman" w:cs="Times New Roman"/>
                <w:sz w:val="24"/>
                <w:szCs w:val="24"/>
              </w:rPr>
            </w:pPr>
            <w:r>
              <w:fldChar w:fldCharType="begin"/>
            </w:r>
            <w:r>
              <w:instrText>HYPERLINK "https://github.com/samuelbjohnson/cross-topix/blob/master/page-titles/cpdl.org/manual/index-pages/aggregate/cpdl.ttl"</w:instrText>
            </w:r>
            <w:r>
              <w:fldChar w:fldCharType="separate"/>
            </w:r>
            <w:proofErr w:type="spellStart"/>
            <w:r w:rsidR="00EA683C" w:rsidRPr="00EA683C">
              <w:rPr>
                <w:rFonts w:ascii="Arial" w:eastAsia="Times New Roman" w:hAnsi="Arial" w:cs="Arial"/>
                <w:color w:val="000099"/>
                <w:u w:val="single"/>
              </w:rPr>
              <w:t>cpdl.ttl</w:t>
            </w:r>
            <w:proofErr w:type="spellEnd"/>
            <w:r>
              <w:fldChar w:fldCharType="end"/>
            </w:r>
          </w:p>
        </w:tc>
        <w:tc>
          <w:tcPr>
            <w:tcW w:w="0" w:type="auto"/>
            <w:tcMar>
              <w:top w:w="105" w:type="dxa"/>
              <w:left w:w="105" w:type="dxa"/>
              <w:bottom w:w="105" w:type="dxa"/>
              <w:right w:w="105" w:type="dxa"/>
            </w:tcMar>
            <w:hideMark/>
            <w:tcPrChange w:id="675" w:author="student" w:date="2011-04-30T13:41: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EA683C" w:rsidRPr="00EA683C" w:rsidRDefault="00EA683C" w:rsidP="00E07744">
            <w:pPr>
              <w:rPr>
                <w:rFonts w:ascii="Times New Roman" w:eastAsia="Times New Roman" w:hAnsi="Times New Roman" w:cs="Times New Roman"/>
                <w:sz w:val="24"/>
                <w:szCs w:val="24"/>
              </w:rPr>
            </w:pPr>
            <w:proofErr w:type="spellStart"/>
            <w:r w:rsidRPr="00EA683C">
              <w:rPr>
                <w:rFonts w:ascii="Arial" w:eastAsia="Times New Roman" w:hAnsi="Arial" w:cs="Arial"/>
                <w:color w:val="000000"/>
              </w:rPr>
              <w:t>cpdl</w:t>
            </w:r>
            <w:proofErr w:type="spellEnd"/>
            <w:r w:rsidRPr="00EA683C">
              <w:rPr>
                <w:rFonts w:ascii="Arial" w:eastAsia="Times New Roman" w:hAnsi="Arial" w:cs="Arial"/>
                <w:color w:val="000000"/>
              </w:rPr>
              <w:t>-org</w:t>
            </w:r>
          </w:p>
        </w:tc>
        <w:tc>
          <w:tcPr>
            <w:tcW w:w="0" w:type="auto"/>
            <w:tcMar>
              <w:top w:w="105" w:type="dxa"/>
              <w:left w:w="105" w:type="dxa"/>
              <w:bottom w:w="105" w:type="dxa"/>
              <w:right w:w="105" w:type="dxa"/>
            </w:tcMar>
            <w:hideMark/>
            <w:tcPrChange w:id="676" w:author="student" w:date="2011-04-30T13:41: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EA683C" w:rsidRPr="00EA683C" w:rsidRDefault="00EA683C" w:rsidP="00E07744">
            <w:pPr>
              <w:rPr>
                <w:rFonts w:ascii="Times New Roman" w:eastAsia="Times New Roman" w:hAnsi="Times New Roman" w:cs="Times New Roman"/>
                <w:sz w:val="24"/>
                <w:szCs w:val="24"/>
              </w:rPr>
            </w:pPr>
            <w:r w:rsidRPr="00EA683C">
              <w:rPr>
                <w:rFonts w:ascii="Arial" w:eastAsia="Times New Roman" w:hAnsi="Arial" w:cs="Arial"/>
                <w:color w:val="000000"/>
              </w:rPr>
              <w:t>wiki-pages</w:t>
            </w:r>
          </w:p>
        </w:tc>
        <w:tc>
          <w:tcPr>
            <w:tcW w:w="0" w:type="auto"/>
            <w:tcMar>
              <w:top w:w="105" w:type="dxa"/>
              <w:left w:w="105" w:type="dxa"/>
              <w:bottom w:w="105" w:type="dxa"/>
              <w:right w:w="105" w:type="dxa"/>
            </w:tcMar>
            <w:hideMark/>
            <w:tcPrChange w:id="677" w:author="student" w:date="2011-04-30T13:41: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EA683C" w:rsidRPr="00EA683C" w:rsidRDefault="00EA683C" w:rsidP="00E07744">
            <w:pPr>
              <w:rPr>
                <w:rFonts w:ascii="Times New Roman" w:eastAsia="Times New Roman" w:hAnsi="Times New Roman" w:cs="Times New Roman"/>
                <w:sz w:val="24"/>
                <w:szCs w:val="24"/>
              </w:rPr>
            </w:pPr>
            <w:r w:rsidRPr="00EA683C">
              <w:rPr>
                <w:rFonts w:ascii="Arial" w:eastAsia="Times New Roman" w:hAnsi="Arial" w:cs="Arial"/>
                <w:color w:val="000000"/>
              </w:rPr>
              <w:t>2011-Apr-14</w:t>
            </w:r>
          </w:p>
        </w:tc>
        <w:tc>
          <w:tcPr>
            <w:tcW w:w="0" w:type="auto"/>
            <w:tcMar>
              <w:top w:w="105" w:type="dxa"/>
              <w:left w:w="105" w:type="dxa"/>
              <w:bottom w:w="105" w:type="dxa"/>
              <w:right w:w="105" w:type="dxa"/>
            </w:tcMar>
            <w:hideMark/>
            <w:tcPrChange w:id="678" w:author="student" w:date="2011-04-30T13:41:00Z">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tcPrChange>
          </w:tcPr>
          <w:p w:rsidR="00EA683C" w:rsidRPr="00EA683C" w:rsidRDefault="00467A11" w:rsidP="00E07744">
            <w:pPr>
              <w:rPr>
                <w:rFonts w:ascii="Times New Roman" w:eastAsia="Times New Roman" w:hAnsi="Times New Roman" w:cs="Times New Roman"/>
                <w:sz w:val="24"/>
                <w:szCs w:val="24"/>
              </w:rPr>
            </w:pPr>
            <w:r>
              <w:fldChar w:fldCharType="begin"/>
            </w:r>
            <w:r>
              <w:instrText>HYPERLINK "http://leo.tw.rpi.edu/source/cpdl-org/dataset/wiki-pages/version/2011-Apr-14"</w:instrText>
            </w:r>
            <w:r>
              <w:fldChar w:fldCharType="separate"/>
            </w:r>
            <w:r w:rsidR="00EA683C" w:rsidRPr="00EA683C">
              <w:rPr>
                <w:rFonts w:ascii="Arial" w:eastAsia="Times New Roman" w:hAnsi="Arial" w:cs="Arial"/>
                <w:color w:val="000099"/>
                <w:u w:val="single"/>
              </w:rPr>
              <w:t>2011-Apr-14</w:t>
            </w:r>
            <w:r>
              <w:fldChar w:fldCharType="end"/>
            </w:r>
          </w:p>
        </w:tc>
      </w:tr>
    </w:tbl>
    <w:p w:rsidR="00C84555" w:rsidRDefault="00C84555" w:rsidP="00E07744">
      <w:pPr>
        <w:pStyle w:val="Heading2"/>
        <w:spacing w:before="0" w:beforeAutospacing="0" w:after="0" w:afterAutospacing="0"/>
        <w:rPr>
          <w:bCs w:val="0"/>
          <w:color w:val="000000"/>
          <w:sz w:val="24"/>
          <w:szCs w:val="24"/>
        </w:rPr>
      </w:pPr>
    </w:p>
    <w:p w:rsidR="00C84555" w:rsidRDefault="00C84555" w:rsidP="00E07744">
      <w:pPr>
        <w:pStyle w:val="Heading2"/>
        <w:spacing w:before="0" w:beforeAutospacing="0" w:after="0" w:afterAutospacing="0"/>
        <w:rPr>
          <w:bCs w:val="0"/>
          <w:color w:val="000000"/>
          <w:sz w:val="24"/>
          <w:szCs w:val="24"/>
        </w:rPr>
      </w:pPr>
    </w:p>
    <w:p w:rsidR="00B62209" w:rsidRDefault="00B62209" w:rsidP="00E07744">
      <w:pPr>
        <w:pStyle w:val="Heading2"/>
        <w:spacing w:before="0" w:beforeAutospacing="0" w:after="0" w:afterAutospacing="0"/>
        <w:rPr>
          <w:bCs w:val="0"/>
          <w:color w:val="000000"/>
          <w:sz w:val="24"/>
          <w:szCs w:val="24"/>
        </w:rPr>
      </w:pPr>
      <w:bookmarkStart w:id="679" w:name="_Toc291793222"/>
    </w:p>
    <w:p w:rsidR="00B62209" w:rsidRDefault="00B62209" w:rsidP="00E07744">
      <w:pPr>
        <w:pStyle w:val="Heading2"/>
        <w:spacing w:before="0" w:beforeAutospacing="0" w:after="0" w:afterAutospacing="0"/>
        <w:rPr>
          <w:bCs w:val="0"/>
          <w:color w:val="000000"/>
          <w:sz w:val="24"/>
          <w:szCs w:val="24"/>
        </w:rPr>
      </w:pPr>
    </w:p>
    <w:p w:rsidR="00B62209" w:rsidRDefault="00B62209" w:rsidP="00E07744">
      <w:pPr>
        <w:pStyle w:val="Heading2"/>
        <w:spacing w:before="0" w:beforeAutospacing="0" w:after="0" w:afterAutospacing="0"/>
        <w:rPr>
          <w:bCs w:val="0"/>
          <w:color w:val="000000"/>
          <w:sz w:val="24"/>
          <w:szCs w:val="24"/>
        </w:rPr>
      </w:pPr>
    </w:p>
    <w:p w:rsidR="00B62209" w:rsidRDefault="00B62209" w:rsidP="00E07744">
      <w:pPr>
        <w:pStyle w:val="Heading2"/>
        <w:spacing w:before="0" w:beforeAutospacing="0" w:after="0" w:afterAutospacing="0"/>
        <w:rPr>
          <w:bCs w:val="0"/>
          <w:color w:val="000000"/>
          <w:sz w:val="24"/>
          <w:szCs w:val="24"/>
        </w:rPr>
      </w:pPr>
    </w:p>
    <w:p w:rsidR="00B62209" w:rsidRDefault="00B62209" w:rsidP="00E07744">
      <w:pPr>
        <w:pStyle w:val="Heading2"/>
        <w:spacing w:before="0" w:beforeAutospacing="0" w:after="0" w:afterAutospacing="0"/>
        <w:rPr>
          <w:bCs w:val="0"/>
          <w:color w:val="000000"/>
          <w:sz w:val="24"/>
          <w:szCs w:val="24"/>
        </w:rPr>
      </w:pPr>
    </w:p>
    <w:p w:rsidR="00B62209" w:rsidRDefault="00B62209" w:rsidP="00E07744">
      <w:pPr>
        <w:pStyle w:val="Heading2"/>
        <w:spacing w:before="0" w:beforeAutospacing="0" w:after="0" w:afterAutospacing="0"/>
        <w:rPr>
          <w:bCs w:val="0"/>
          <w:color w:val="000000"/>
          <w:sz w:val="24"/>
          <w:szCs w:val="24"/>
        </w:rPr>
      </w:pPr>
    </w:p>
    <w:p w:rsidR="00B62209" w:rsidRDefault="00B62209" w:rsidP="00E07744">
      <w:pPr>
        <w:pStyle w:val="Heading2"/>
        <w:spacing w:before="0" w:beforeAutospacing="0" w:after="0" w:afterAutospacing="0"/>
        <w:rPr>
          <w:bCs w:val="0"/>
          <w:color w:val="000000"/>
          <w:sz w:val="24"/>
          <w:szCs w:val="24"/>
        </w:rPr>
      </w:pPr>
    </w:p>
    <w:p w:rsidR="00B62209" w:rsidRDefault="00B62209" w:rsidP="00E07744">
      <w:pPr>
        <w:pStyle w:val="Heading2"/>
        <w:spacing w:before="0" w:beforeAutospacing="0" w:after="0" w:afterAutospacing="0"/>
        <w:rPr>
          <w:bCs w:val="0"/>
          <w:color w:val="000000"/>
          <w:sz w:val="24"/>
          <w:szCs w:val="24"/>
        </w:rPr>
      </w:pPr>
    </w:p>
    <w:p w:rsidR="00B62209" w:rsidRDefault="00B62209" w:rsidP="00E07744">
      <w:pPr>
        <w:pStyle w:val="Heading2"/>
        <w:spacing w:before="0" w:beforeAutospacing="0" w:after="0" w:afterAutospacing="0"/>
        <w:rPr>
          <w:bCs w:val="0"/>
          <w:color w:val="000000"/>
          <w:sz w:val="24"/>
          <w:szCs w:val="24"/>
        </w:rPr>
      </w:pPr>
    </w:p>
    <w:p w:rsidR="00B62209" w:rsidRDefault="00B62209" w:rsidP="00E07744">
      <w:pPr>
        <w:pStyle w:val="Heading2"/>
        <w:spacing w:before="0" w:beforeAutospacing="0" w:after="0" w:afterAutospacing="0"/>
        <w:rPr>
          <w:bCs w:val="0"/>
          <w:color w:val="000000"/>
          <w:sz w:val="24"/>
          <w:szCs w:val="24"/>
        </w:rPr>
      </w:pPr>
    </w:p>
    <w:p w:rsidR="00B62209" w:rsidRDefault="00B62209" w:rsidP="00E07744">
      <w:pPr>
        <w:pStyle w:val="Heading2"/>
        <w:spacing w:before="0" w:beforeAutospacing="0" w:after="0" w:afterAutospacing="0"/>
        <w:rPr>
          <w:bCs w:val="0"/>
          <w:color w:val="000000"/>
          <w:sz w:val="24"/>
          <w:szCs w:val="24"/>
        </w:rPr>
      </w:pPr>
    </w:p>
    <w:p w:rsidR="00B62209" w:rsidRDefault="00B62209" w:rsidP="00E07744">
      <w:pPr>
        <w:pStyle w:val="Heading2"/>
        <w:spacing w:before="0" w:beforeAutospacing="0" w:after="0" w:afterAutospacing="0"/>
        <w:rPr>
          <w:bCs w:val="0"/>
          <w:color w:val="000000"/>
          <w:sz w:val="24"/>
          <w:szCs w:val="24"/>
        </w:rPr>
      </w:pPr>
    </w:p>
    <w:p w:rsidR="00C84555" w:rsidRDefault="00C84555" w:rsidP="00E07744">
      <w:pPr>
        <w:pStyle w:val="Heading2"/>
        <w:spacing w:before="0" w:beforeAutospacing="0" w:after="0" w:afterAutospacing="0"/>
        <w:rPr>
          <w:bCs w:val="0"/>
          <w:color w:val="000000"/>
          <w:sz w:val="24"/>
          <w:szCs w:val="24"/>
        </w:rPr>
      </w:pPr>
      <w:r>
        <w:rPr>
          <w:bCs w:val="0"/>
          <w:color w:val="000000"/>
          <w:sz w:val="24"/>
          <w:szCs w:val="24"/>
        </w:rPr>
        <w:lastRenderedPageBreak/>
        <w:t>C. Crawl and Turtle Documentation</w:t>
      </w:r>
      <w:r w:rsidR="00FA1BA7">
        <w:rPr>
          <w:bCs w:val="0"/>
          <w:color w:val="000000"/>
          <w:sz w:val="24"/>
          <w:szCs w:val="24"/>
        </w:rPr>
        <w:t>:</w:t>
      </w:r>
      <w:bookmarkEnd w:id="679"/>
    </w:p>
    <w:p w:rsidR="00C84555" w:rsidRPr="00C84555" w:rsidRDefault="00C84555" w:rsidP="00C84555">
      <w:pPr>
        <w:spacing w:after="0"/>
        <w:rPr>
          <w:rFonts w:ascii="Times New Roman" w:eastAsia="Times New Roman" w:hAnsi="Times New Roman" w:cs="Times New Roman"/>
          <w:color w:val="000000"/>
          <w:sz w:val="27"/>
          <w:szCs w:val="27"/>
        </w:rPr>
      </w:pPr>
      <w:r w:rsidRPr="00C84555">
        <w:rPr>
          <w:rFonts w:ascii="Times New Roman" w:eastAsia="Times New Roman" w:hAnsi="Times New Roman" w:cs="Times New Roman"/>
          <w:color w:val="000000"/>
        </w:rPr>
        <w:t>(X) Design Crawl encoding using RDF. (Tim)</w:t>
      </w:r>
    </w:p>
    <w:p w:rsidR="00C84555" w:rsidRPr="00C84555" w:rsidRDefault="00467A11" w:rsidP="00C84555">
      <w:pPr>
        <w:spacing w:after="0"/>
        <w:rPr>
          <w:rFonts w:ascii="Times New Roman" w:eastAsia="Times New Roman" w:hAnsi="Times New Roman" w:cs="Times New Roman"/>
          <w:color w:val="000000"/>
        </w:rPr>
      </w:pPr>
      <w:hyperlink r:id="rId20" w:anchor="terms-title" w:history="1">
        <w:r w:rsidR="00C84555" w:rsidRPr="00C84555">
          <w:rPr>
            <w:rFonts w:ascii="Times New Roman" w:eastAsia="Times New Roman" w:hAnsi="Times New Roman" w:cs="Times New Roman"/>
            <w:color w:val="000099"/>
            <w:u w:val="single"/>
          </w:rPr>
          <w:t>http://dublincore.org/documents/dcmi-terms/#terms-title</w:t>
        </w:r>
      </w:hyperlink>
    </w:p>
    <w:p w:rsidR="00C84555" w:rsidRPr="00C84555" w:rsidRDefault="00C84555" w:rsidP="00C84555">
      <w:pPr>
        <w:spacing w:after="0"/>
        <w:rPr>
          <w:rFonts w:ascii="Times New Roman" w:eastAsia="Times New Roman" w:hAnsi="Times New Roman" w:cs="Times New Roman"/>
          <w:color w:val="000000"/>
          <w:sz w:val="27"/>
          <w:szCs w:val="27"/>
        </w:rPr>
      </w:pPr>
      <w:r w:rsidRPr="00C84555">
        <w:rPr>
          <w:rFonts w:ascii="Times New Roman" w:eastAsia="Times New Roman" w:hAnsi="Times New Roman" w:cs="Times New Roman"/>
          <w:color w:val="000000"/>
          <w:sz w:val="27"/>
          <w:szCs w:val="27"/>
        </w:rPr>
        <w:br/>
      </w:r>
      <w:r w:rsidRPr="00C84555">
        <w:rPr>
          <w:rFonts w:ascii="Times New Roman" w:eastAsia="Times New Roman" w:hAnsi="Times New Roman" w:cs="Times New Roman"/>
          <w:color w:val="000000"/>
        </w:rPr>
        <w:t>(X) Encode scrape results using the Turtle syntax. (Tim)</w:t>
      </w:r>
      <w:r w:rsidRPr="00C84555">
        <w:rPr>
          <w:rFonts w:ascii="Times New Roman" w:eastAsia="Times New Roman" w:hAnsi="Times New Roman" w:cs="Times New Roman"/>
          <w:color w:val="000000"/>
          <w:sz w:val="27"/>
          <w:szCs w:val="27"/>
        </w:rPr>
        <w:br/>
      </w:r>
      <w:r w:rsidRPr="00C84555">
        <w:rPr>
          <w:rFonts w:ascii="Times New Roman" w:eastAsia="Times New Roman" w:hAnsi="Times New Roman" w:cs="Times New Roman"/>
          <w:color w:val="000000"/>
          <w:sz w:val="27"/>
          <w:szCs w:val="27"/>
        </w:rPr>
        <w:br/>
      </w:r>
      <w:r w:rsidRPr="00C84555">
        <w:rPr>
          <w:rFonts w:ascii="Times New Roman" w:eastAsia="Times New Roman" w:hAnsi="Times New Roman" w:cs="Times New Roman"/>
          <w:color w:val="000000"/>
        </w:rPr>
        <w:t xml:space="preserve">The following </w:t>
      </w:r>
      <w:hyperlink r:id="rId21" w:history="1">
        <w:r w:rsidRPr="00C84555">
          <w:rPr>
            <w:rFonts w:ascii="Times New Roman" w:eastAsia="Times New Roman" w:hAnsi="Times New Roman" w:cs="Times New Roman"/>
            <w:color w:val="000099"/>
            <w:u w:val="single"/>
          </w:rPr>
          <w:t>Turtle syntax</w:t>
        </w:r>
      </w:hyperlink>
      <w:r w:rsidRPr="00C84555">
        <w:rPr>
          <w:rFonts w:ascii="Times New Roman" w:eastAsia="Times New Roman" w:hAnsi="Times New Roman" w:cs="Times New Roman"/>
          <w:color w:val="000000"/>
        </w:rPr>
        <w:t xml:space="preserve"> for our RDF </w:t>
      </w:r>
      <w:hyperlink r:id="rId22" w:history="1">
        <w:r w:rsidRPr="00C84555">
          <w:rPr>
            <w:rFonts w:ascii="Times New Roman" w:eastAsia="Times New Roman" w:hAnsi="Times New Roman" w:cs="Times New Roman"/>
            <w:color w:val="000099"/>
            <w:u w:val="single"/>
          </w:rPr>
          <w:t>abstract model</w:t>
        </w:r>
      </w:hyperlink>
      <w:r w:rsidRPr="00C84555">
        <w:rPr>
          <w:rFonts w:ascii="Times New Roman" w:eastAsia="Times New Roman" w:hAnsi="Times New Roman" w:cs="Times New Roman"/>
          <w:color w:val="000000"/>
        </w:rPr>
        <w:t xml:space="preserve"> shows an example of the data provided by the scraper. The </w:t>
      </w:r>
      <w:r w:rsidRPr="00C84555">
        <w:rPr>
          <w:rFonts w:ascii="Times New Roman" w:eastAsia="Times New Roman" w:hAnsi="Times New Roman" w:cs="Times New Roman"/>
          <w:i/>
          <w:iCs/>
          <w:color w:val="000000"/>
        </w:rPr>
        <w:t>subjects</w:t>
      </w:r>
      <w:r w:rsidRPr="00C84555">
        <w:rPr>
          <w:rFonts w:ascii="Times New Roman" w:eastAsia="Times New Roman" w:hAnsi="Times New Roman" w:cs="Times New Roman"/>
          <w:color w:val="000000"/>
        </w:rPr>
        <w:t xml:space="preserve"> of the triples are the pages themselves, the </w:t>
      </w:r>
      <w:hyperlink r:id="rId23" w:anchor="terms-title" w:history="1">
        <w:proofErr w:type="spellStart"/>
        <w:r w:rsidRPr="00C84555">
          <w:rPr>
            <w:rFonts w:ascii="Times New Roman" w:eastAsia="Times New Roman" w:hAnsi="Times New Roman" w:cs="Times New Roman"/>
            <w:color w:val="000099"/>
            <w:u w:val="single"/>
          </w:rPr>
          <w:t>dcterms</w:t>
        </w:r>
        <w:proofErr w:type="gramStart"/>
        <w:r w:rsidRPr="00C84555">
          <w:rPr>
            <w:rFonts w:ascii="Times New Roman" w:eastAsia="Times New Roman" w:hAnsi="Times New Roman" w:cs="Times New Roman"/>
            <w:color w:val="000099"/>
            <w:u w:val="single"/>
          </w:rPr>
          <w:t>:title</w:t>
        </w:r>
        <w:proofErr w:type="spellEnd"/>
        <w:proofErr w:type="gramEnd"/>
      </w:hyperlink>
      <w:r w:rsidRPr="00C84555">
        <w:rPr>
          <w:rFonts w:ascii="Times New Roman" w:eastAsia="Times New Roman" w:hAnsi="Times New Roman" w:cs="Times New Roman"/>
          <w:color w:val="000000"/>
        </w:rPr>
        <w:t xml:space="preserve"> </w:t>
      </w:r>
      <w:r w:rsidRPr="00C84555">
        <w:rPr>
          <w:rFonts w:ascii="Times New Roman" w:eastAsia="Times New Roman" w:hAnsi="Times New Roman" w:cs="Times New Roman"/>
          <w:i/>
          <w:iCs/>
          <w:color w:val="000000"/>
        </w:rPr>
        <w:t>predicate</w:t>
      </w:r>
      <w:r w:rsidRPr="00C84555">
        <w:rPr>
          <w:rFonts w:ascii="Times New Roman" w:eastAsia="Times New Roman" w:hAnsi="Times New Roman" w:cs="Times New Roman"/>
          <w:color w:val="000000"/>
        </w:rPr>
        <w:t xml:space="preserve"> is being reused, and the </w:t>
      </w:r>
      <w:r w:rsidRPr="00C84555">
        <w:rPr>
          <w:rFonts w:ascii="Times New Roman" w:eastAsia="Times New Roman" w:hAnsi="Times New Roman" w:cs="Times New Roman"/>
          <w:i/>
          <w:iCs/>
          <w:color w:val="000000"/>
        </w:rPr>
        <w:t>object</w:t>
      </w:r>
      <w:r w:rsidRPr="00C84555">
        <w:rPr>
          <w:rFonts w:ascii="Times New Roman" w:eastAsia="Times New Roman" w:hAnsi="Times New Roman" w:cs="Times New Roman"/>
          <w:color w:val="000000"/>
        </w:rPr>
        <w:t xml:space="preserve"> of the triple is the title as listed on the wiki’s index page.</w:t>
      </w:r>
      <w:r w:rsidRPr="00C84555">
        <w:rPr>
          <w:rFonts w:ascii="Times New Roman" w:eastAsia="Times New Roman" w:hAnsi="Times New Roman" w:cs="Times New Roman"/>
          <w:color w:val="000000"/>
          <w:sz w:val="27"/>
          <w:szCs w:val="27"/>
        </w:rPr>
        <w:br/>
      </w:r>
    </w:p>
    <w:tbl>
      <w:tblPr>
        <w:tblW w:w="9360" w:type="dxa"/>
        <w:tblCellMar>
          <w:top w:w="15" w:type="dxa"/>
          <w:left w:w="15" w:type="dxa"/>
          <w:bottom w:w="15" w:type="dxa"/>
          <w:right w:w="15" w:type="dxa"/>
        </w:tblCellMar>
        <w:tblLook w:val="04A0"/>
      </w:tblPr>
      <w:tblGrid>
        <w:gridCol w:w="9360"/>
      </w:tblGrid>
      <w:tr w:rsidR="00C84555" w:rsidRPr="00C84555" w:rsidTr="00C84555">
        <w:tc>
          <w:tcPr>
            <w:tcW w:w="0" w:type="auto"/>
            <w:tcBorders>
              <w:top w:val="dotted" w:sz="6" w:space="0" w:color="AAAAAA"/>
              <w:left w:val="dotted" w:sz="6" w:space="0" w:color="AAAAAA"/>
              <w:bottom w:val="dotted" w:sz="6" w:space="0" w:color="AAAAAA"/>
              <w:right w:val="dotted" w:sz="6" w:space="0" w:color="AAAAAA"/>
            </w:tcBorders>
            <w:shd w:val="clear" w:color="auto" w:fill="FFFFCC"/>
            <w:tcMar>
              <w:top w:w="105" w:type="dxa"/>
              <w:left w:w="105" w:type="dxa"/>
              <w:bottom w:w="105" w:type="dxa"/>
              <w:right w:w="105" w:type="dxa"/>
            </w:tcMar>
            <w:hideMark/>
          </w:tcPr>
          <w:p w:rsidR="00C84555" w:rsidRPr="00C84555" w:rsidRDefault="00C84555" w:rsidP="00C84555">
            <w:pPr>
              <w:spacing w:after="0"/>
              <w:rPr>
                <w:rFonts w:ascii="Times New Roman" w:eastAsia="Times New Roman" w:hAnsi="Times New Roman" w:cs="Times New Roman"/>
                <w:sz w:val="24"/>
                <w:szCs w:val="24"/>
              </w:rPr>
            </w:pPr>
            <w:r w:rsidRPr="00C84555">
              <w:rPr>
                <w:rFonts w:ascii="Times New Roman" w:eastAsia="Times New Roman" w:hAnsi="Times New Roman" w:cs="Times New Roman"/>
                <w:color w:val="000000"/>
              </w:rPr>
              <w:t xml:space="preserve">@prefix </w:t>
            </w:r>
            <w:proofErr w:type="spellStart"/>
            <w:r w:rsidRPr="00C84555">
              <w:rPr>
                <w:rFonts w:ascii="Times New Roman" w:eastAsia="Times New Roman" w:hAnsi="Times New Roman" w:cs="Times New Roman"/>
                <w:color w:val="000000"/>
              </w:rPr>
              <w:t>dcterms</w:t>
            </w:r>
            <w:proofErr w:type="spellEnd"/>
            <w:r w:rsidRPr="00C84555">
              <w:rPr>
                <w:rFonts w:ascii="Times New Roman" w:eastAsia="Times New Roman" w:hAnsi="Times New Roman" w:cs="Times New Roman"/>
                <w:color w:val="000000"/>
              </w:rPr>
              <w:t>: &lt;</w:t>
            </w:r>
            <w:proofErr w:type="spellStart"/>
            <w:r w:rsidRPr="00C84555">
              <w:rPr>
                <w:rFonts w:ascii="Times New Roman" w:eastAsia="Times New Roman" w:hAnsi="Times New Roman" w:cs="Times New Roman"/>
                <w:color w:val="000000"/>
              </w:rPr>
              <w:t>http://purl.org/dc/terms/</w:t>
            </w:r>
            <w:proofErr w:type="spellEnd"/>
            <w:proofErr w:type="gramStart"/>
            <w:r w:rsidRPr="00C84555">
              <w:rPr>
                <w:rFonts w:ascii="Times New Roman" w:eastAsia="Times New Roman" w:hAnsi="Times New Roman" w:cs="Times New Roman"/>
                <w:color w:val="000000"/>
              </w:rPr>
              <w:t>&gt; .</w:t>
            </w:r>
            <w:proofErr w:type="gramEnd"/>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rPr>
              <w:t xml:space="preserve">&lt;http://www3.cpdl.org/wiki/index.php/20th_century&gt; </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rPr>
              <w:t>  </w:t>
            </w:r>
            <w:proofErr w:type="spellStart"/>
            <w:r w:rsidRPr="00C84555">
              <w:rPr>
                <w:rFonts w:ascii="Times New Roman" w:eastAsia="Times New Roman" w:hAnsi="Times New Roman" w:cs="Times New Roman"/>
                <w:color w:val="000000"/>
              </w:rPr>
              <w:t>dcterms</w:t>
            </w:r>
            <w:proofErr w:type="gramStart"/>
            <w:r w:rsidRPr="00C84555">
              <w:rPr>
                <w:rFonts w:ascii="Times New Roman" w:eastAsia="Times New Roman" w:hAnsi="Times New Roman" w:cs="Times New Roman"/>
                <w:color w:val="000000"/>
              </w:rPr>
              <w:t>:title</w:t>
            </w:r>
            <w:proofErr w:type="spellEnd"/>
            <w:proofErr w:type="gramEnd"/>
            <w:r w:rsidRPr="00C84555">
              <w:rPr>
                <w:rFonts w:ascii="Times New Roman" w:eastAsia="Times New Roman" w:hAnsi="Times New Roman" w:cs="Times New Roman"/>
                <w:color w:val="000000"/>
              </w:rPr>
              <w:t xml:space="preserve"> "20th century" .</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rPr>
              <w:t xml:space="preserve">&lt;http://www3.cpdl.org/wiki/index.php/21st_century&gt; </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rPr>
              <w:t>  </w:t>
            </w:r>
            <w:proofErr w:type="spellStart"/>
            <w:r w:rsidRPr="00C84555">
              <w:rPr>
                <w:rFonts w:ascii="Times New Roman" w:eastAsia="Times New Roman" w:hAnsi="Times New Roman" w:cs="Times New Roman"/>
                <w:color w:val="000000"/>
              </w:rPr>
              <w:t>dcterms</w:t>
            </w:r>
            <w:proofErr w:type="gramStart"/>
            <w:r w:rsidRPr="00C84555">
              <w:rPr>
                <w:rFonts w:ascii="Times New Roman" w:eastAsia="Times New Roman" w:hAnsi="Times New Roman" w:cs="Times New Roman"/>
                <w:color w:val="000000"/>
              </w:rPr>
              <w:t>:title</w:t>
            </w:r>
            <w:proofErr w:type="spellEnd"/>
            <w:proofErr w:type="gramEnd"/>
            <w:r w:rsidRPr="00C84555">
              <w:rPr>
                <w:rFonts w:ascii="Times New Roman" w:eastAsia="Times New Roman" w:hAnsi="Times New Roman" w:cs="Times New Roman"/>
                <w:color w:val="000000"/>
              </w:rPr>
              <w:t xml:space="preserve"> "21st century" .</w:t>
            </w:r>
          </w:p>
        </w:tc>
      </w:tr>
    </w:tbl>
    <w:p w:rsidR="00C84555" w:rsidRPr="00C84555" w:rsidRDefault="00C84555" w:rsidP="00C84555">
      <w:pPr>
        <w:spacing w:after="0"/>
        <w:rPr>
          <w:rFonts w:ascii="Times New Roman" w:eastAsia="Times New Roman" w:hAnsi="Times New Roman" w:cs="Times New Roman"/>
          <w:color w:val="000000"/>
          <w:sz w:val="27"/>
          <w:szCs w:val="27"/>
        </w:rPr>
      </w:pPr>
      <w:r w:rsidRPr="00C84555">
        <w:rPr>
          <w:rFonts w:ascii="Times New Roman" w:eastAsia="Times New Roman" w:hAnsi="Times New Roman" w:cs="Times New Roman"/>
          <w:color w:val="000000"/>
          <w:sz w:val="27"/>
          <w:szCs w:val="27"/>
        </w:rPr>
        <w:br/>
      </w:r>
      <w:r w:rsidRPr="00C84555">
        <w:rPr>
          <w:rFonts w:ascii="Times New Roman" w:eastAsia="Times New Roman" w:hAnsi="Times New Roman" w:cs="Times New Roman"/>
          <w:color w:val="000000"/>
          <w:sz w:val="27"/>
          <w:szCs w:val="27"/>
        </w:rPr>
        <w:br/>
      </w:r>
      <w:r w:rsidRPr="00C84555">
        <w:rPr>
          <w:rFonts w:ascii="Times New Roman" w:eastAsia="Times New Roman" w:hAnsi="Times New Roman" w:cs="Times New Roman"/>
          <w:color w:val="000000"/>
        </w:rPr>
        <w:t xml:space="preserve">NOTE: The use of </w:t>
      </w:r>
      <w:r w:rsidRPr="00C84555">
        <w:rPr>
          <w:rFonts w:ascii="Times New Roman" w:eastAsia="Times New Roman" w:hAnsi="Times New Roman" w:cs="Times New Roman"/>
          <w:i/>
          <w:iCs/>
          <w:color w:val="000000"/>
        </w:rPr>
        <w:t>triple double quotes</w:t>
      </w:r>
      <w:r w:rsidRPr="00C84555">
        <w:rPr>
          <w:rFonts w:ascii="Times New Roman" w:eastAsia="Times New Roman" w:hAnsi="Times New Roman" w:cs="Times New Roman"/>
          <w:color w:val="000000"/>
        </w:rPr>
        <w:t xml:space="preserve"> (“””) in the Turtle syntax is legitimate, but </w:t>
      </w:r>
      <w:hyperlink r:id="rId24" w:history="1">
        <w:r w:rsidRPr="00C84555">
          <w:rPr>
            <w:rFonts w:ascii="Times New Roman" w:eastAsia="Times New Roman" w:hAnsi="Times New Roman" w:cs="Times New Roman"/>
            <w:color w:val="000099"/>
            <w:u w:val="single"/>
          </w:rPr>
          <w:t>ARC2’</w:t>
        </w:r>
      </w:hyperlink>
      <w:r w:rsidRPr="00C84555">
        <w:rPr>
          <w:rFonts w:ascii="Times New Roman" w:eastAsia="Times New Roman" w:hAnsi="Times New Roman" w:cs="Times New Roman"/>
          <w:color w:val="000000"/>
        </w:rPr>
        <w:t xml:space="preserve">s parser does not handle it properly, so we needed to backtrack and use only </w:t>
      </w:r>
      <w:r w:rsidRPr="00C84555">
        <w:rPr>
          <w:rFonts w:ascii="Times New Roman" w:eastAsia="Times New Roman" w:hAnsi="Times New Roman" w:cs="Times New Roman"/>
          <w:i/>
          <w:iCs/>
          <w:color w:val="000000"/>
        </w:rPr>
        <w:t>single double quotes</w:t>
      </w:r>
      <w:r w:rsidRPr="00C84555">
        <w:rPr>
          <w:rFonts w:ascii="Times New Roman" w:eastAsia="Times New Roman" w:hAnsi="Times New Roman" w:cs="Times New Roman"/>
          <w:color w:val="000000"/>
        </w:rPr>
        <w:t xml:space="preserve"> (“).</w:t>
      </w:r>
    </w:p>
    <w:p w:rsidR="00C84555" w:rsidRDefault="00C84555" w:rsidP="00E07744">
      <w:pPr>
        <w:pStyle w:val="Heading2"/>
        <w:spacing w:before="0" w:beforeAutospacing="0" w:after="0" w:afterAutospacing="0"/>
        <w:rPr>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bookmarkStart w:id="680" w:name="_Toc291793223"/>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35668A" w:rsidRDefault="0035668A">
      <w:pPr>
        <w:rPr>
          <w:rFonts w:ascii="Times New Roman" w:eastAsia="Times New Roman" w:hAnsi="Times New Roman" w:cs="Times New Roman"/>
          <w:color w:val="000000"/>
          <w:sz w:val="24"/>
          <w:szCs w:val="24"/>
        </w:rPr>
      </w:pPr>
      <w:r>
        <w:rPr>
          <w:b/>
          <w:bCs/>
          <w:color w:val="000000"/>
          <w:sz w:val="24"/>
          <w:szCs w:val="24"/>
        </w:rPr>
        <w:br w:type="page"/>
      </w:r>
    </w:p>
    <w:p w:rsidR="00C84555" w:rsidRPr="00C84555" w:rsidRDefault="00C84555" w:rsidP="00C84555">
      <w:pPr>
        <w:pStyle w:val="Heading2"/>
        <w:spacing w:before="0" w:beforeAutospacing="0" w:after="0" w:afterAutospacing="0"/>
        <w:rPr>
          <w:color w:val="000000"/>
          <w:sz w:val="24"/>
          <w:szCs w:val="24"/>
        </w:rPr>
      </w:pPr>
      <w:r>
        <w:rPr>
          <w:b w:val="0"/>
          <w:bCs w:val="0"/>
          <w:color w:val="000000"/>
          <w:sz w:val="24"/>
          <w:szCs w:val="24"/>
        </w:rPr>
        <w:lastRenderedPageBreak/>
        <w:t xml:space="preserve">D. </w:t>
      </w:r>
      <w:r w:rsidRPr="00C84555">
        <w:rPr>
          <w:color w:val="000000"/>
          <w:sz w:val="24"/>
          <w:szCs w:val="24"/>
        </w:rPr>
        <w:t>Apply String Matching Algorithm</w:t>
      </w:r>
      <w:bookmarkEnd w:id="680"/>
    </w:p>
    <w:p w:rsidR="00C84555" w:rsidRPr="00C84555" w:rsidRDefault="00C84555" w:rsidP="00C84555">
      <w:pPr>
        <w:spacing w:after="0"/>
        <w:rPr>
          <w:rFonts w:ascii="Times New Roman" w:eastAsia="Times New Roman" w:hAnsi="Times New Roman" w:cs="Times New Roman"/>
          <w:color w:val="000000"/>
          <w:sz w:val="27"/>
          <w:szCs w:val="27"/>
        </w:rPr>
      </w:pPr>
      <w:r w:rsidRPr="00C84555">
        <w:rPr>
          <w:rFonts w:ascii="Times New Roman" w:eastAsia="Times New Roman" w:hAnsi="Times New Roman" w:cs="Times New Roman"/>
          <w:color w:val="000000"/>
          <w:sz w:val="27"/>
          <w:szCs w:val="27"/>
        </w:rPr>
        <w:br/>
      </w:r>
      <w:hyperlink r:id="rId25" w:history="1">
        <w:r w:rsidRPr="00C84555">
          <w:rPr>
            <w:rFonts w:ascii="Times New Roman" w:eastAsia="Times New Roman" w:hAnsi="Times New Roman" w:cs="Times New Roman"/>
            <w:color w:val="000099"/>
            <w:u w:val="single"/>
          </w:rPr>
          <w:t>http://en.wikipedia.org/wiki/Levenshtein_distance</w:t>
        </w:r>
      </w:hyperlink>
      <w:r w:rsidRPr="00C84555">
        <w:rPr>
          <w:rFonts w:ascii="Times New Roman" w:eastAsia="Times New Roman" w:hAnsi="Times New Roman" w:cs="Times New Roman"/>
          <w:color w:val="000000"/>
          <w:sz w:val="27"/>
          <w:szCs w:val="27"/>
        </w:rPr>
        <w:br/>
      </w:r>
      <w:r w:rsidRPr="00C84555">
        <w:rPr>
          <w:rFonts w:ascii="Times New Roman" w:eastAsia="Times New Roman" w:hAnsi="Times New Roman" w:cs="Times New Roman"/>
          <w:color w:val="000000"/>
        </w:rPr>
        <w:t>(X) Survey string matching implementations (off the shelf)</w:t>
      </w:r>
    </w:p>
    <w:p w:rsidR="00C84555" w:rsidRPr="00C84555" w:rsidRDefault="00467A11" w:rsidP="00C84555">
      <w:pPr>
        <w:spacing w:after="0"/>
        <w:rPr>
          <w:rFonts w:ascii="Times New Roman" w:eastAsia="Times New Roman" w:hAnsi="Times New Roman" w:cs="Times New Roman"/>
          <w:color w:val="000000"/>
        </w:rPr>
      </w:pPr>
      <w:hyperlink r:id="rId26" w:history="1">
        <w:r w:rsidR="00C84555" w:rsidRPr="00C84555">
          <w:rPr>
            <w:rFonts w:ascii="Times New Roman" w:eastAsia="Times New Roman" w:hAnsi="Times New Roman" w:cs="Times New Roman"/>
            <w:color w:val="000099"/>
            <w:u w:val="single"/>
          </w:rPr>
          <w:t>http://php.net/manual/en/function.levenshtein.php</w:t>
        </w:r>
      </w:hyperlink>
    </w:p>
    <w:p w:rsidR="00C84555" w:rsidRPr="00C84555" w:rsidRDefault="00C84555" w:rsidP="00C84555">
      <w:pPr>
        <w:spacing w:after="0"/>
        <w:rPr>
          <w:rFonts w:ascii="Times New Roman" w:eastAsia="Times New Roman" w:hAnsi="Times New Roman" w:cs="Times New Roman"/>
          <w:color w:val="000000"/>
        </w:rPr>
      </w:pPr>
      <w:r w:rsidRPr="00C84555">
        <w:rPr>
          <w:rFonts w:ascii="Times New Roman" w:eastAsia="Times New Roman" w:hAnsi="Times New Roman" w:cs="Times New Roman"/>
          <w:color w:val="000000"/>
        </w:rPr>
        <w:t xml:space="preserve">Apache </w:t>
      </w:r>
      <w:proofErr w:type="spellStart"/>
      <w:r w:rsidRPr="00C84555">
        <w:rPr>
          <w:rFonts w:ascii="Times New Roman" w:eastAsia="Times New Roman" w:hAnsi="Times New Roman" w:cs="Times New Roman"/>
          <w:color w:val="000000"/>
        </w:rPr>
        <w:t>StringUtils</w:t>
      </w:r>
      <w:proofErr w:type="spellEnd"/>
      <w:r w:rsidRPr="00C84555">
        <w:rPr>
          <w:rFonts w:ascii="Times New Roman" w:eastAsia="Times New Roman" w:hAnsi="Times New Roman" w:cs="Times New Roman"/>
          <w:color w:val="000000"/>
        </w:rPr>
        <w:t xml:space="preserve"> class: </w:t>
      </w:r>
      <w:proofErr w:type="spellStart"/>
      <w:r w:rsidRPr="00C84555">
        <w:rPr>
          <w:rFonts w:ascii="Times New Roman" w:eastAsia="Times New Roman" w:hAnsi="Times New Roman" w:cs="Times New Roman"/>
          <w:color w:val="000000"/>
        </w:rPr>
        <w:t>http://commons.apache.org/lang/</w:t>
      </w:r>
      <w:proofErr w:type="spellEnd"/>
    </w:p>
    <w:p w:rsidR="00C84555" w:rsidRPr="00C84555" w:rsidRDefault="00C84555" w:rsidP="00C84555">
      <w:pPr>
        <w:spacing w:after="0"/>
        <w:rPr>
          <w:rFonts w:ascii="Times New Roman" w:eastAsia="Times New Roman" w:hAnsi="Times New Roman" w:cs="Times New Roman"/>
          <w:color w:val="000000"/>
          <w:sz w:val="27"/>
          <w:szCs w:val="27"/>
        </w:rPr>
      </w:pPr>
      <w:r w:rsidRPr="00C84555">
        <w:rPr>
          <w:rFonts w:ascii="Times New Roman" w:eastAsia="Times New Roman" w:hAnsi="Times New Roman" w:cs="Times New Roman"/>
          <w:color w:val="000000"/>
          <w:sz w:val="27"/>
          <w:szCs w:val="27"/>
        </w:rPr>
        <w:br/>
      </w:r>
      <w:r w:rsidRPr="00C84555">
        <w:rPr>
          <w:rFonts w:ascii="Times New Roman" w:eastAsia="Times New Roman" w:hAnsi="Times New Roman" w:cs="Times New Roman"/>
          <w:color w:val="000000"/>
        </w:rPr>
        <w:t>(X) Implement joiner (Samuel)</w:t>
      </w:r>
    </w:p>
    <w:p w:rsidR="00C84555" w:rsidRPr="00C84555" w:rsidRDefault="00467A11" w:rsidP="00C84555">
      <w:pPr>
        <w:spacing w:after="0"/>
        <w:rPr>
          <w:rFonts w:ascii="Times New Roman" w:eastAsia="Times New Roman" w:hAnsi="Times New Roman" w:cs="Times New Roman"/>
          <w:color w:val="000000"/>
        </w:rPr>
      </w:pPr>
      <w:hyperlink r:id="rId27" w:history="1">
        <w:proofErr w:type="spellStart"/>
        <w:r w:rsidR="00C84555" w:rsidRPr="00C84555">
          <w:rPr>
            <w:rFonts w:ascii="Times New Roman" w:eastAsia="Times New Roman" w:hAnsi="Times New Roman" w:cs="Times New Roman"/>
            <w:color w:val="000099"/>
            <w:u w:val="single"/>
          </w:rPr>
          <w:t>comparisonModuleJava</w:t>
        </w:r>
        <w:proofErr w:type="spellEnd"/>
        <w:r w:rsidR="00C84555" w:rsidRPr="00C84555">
          <w:rPr>
            <w:rFonts w:ascii="Times New Roman" w:eastAsia="Times New Roman" w:hAnsi="Times New Roman" w:cs="Times New Roman"/>
            <w:color w:val="000099"/>
            <w:u w:val="single"/>
          </w:rPr>
          <w:t>/Joiner</w:t>
        </w:r>
      </w:hyperlink>
    </w:p>
    <w:p w:rsidR="00C84555" w:rsidRPr="00C84555" w:rsidRDefault="00C84555" w:rsidP="00C84555">
      <w:pPr>
        <w:spacing w:after="0"/>
        <w:rPr>
          <w:rFonts w:ascii="Times New Roman" w:eastAsia="Times New Roman" w:hAnsi="Times New Roman" w:cs="Times New Roman"/>
          <w:color w:val="000000"/>
        </w:rPr>
      </w:pPr>
      <w:r w:rsidRPr="00C84555">
        <w:rPr>
          <w:rFonts w:ascii="Times New Roman" w:eastAsia="Times New Roman" w:hAnsi="Times New Roman" w:cs="Times New Roman"/>
          <w:color w:val="000000"/>
        </w:rPr>
        <w:t xml:space="preserve">(X) </w:t>
      </w:r>
      <w:proofErr w:type="gramStart"/>
      <w:r w:rsidRPr="00C84555">
        <w:rPr>
          <w:rFonts w:ascii="Times New Roman" w:eastAsia="Times New Roman" w:hAnsi="Times New Roman" w:cs="Times New Roman"/>
          <w:color w:val="000000"/>
        </w:rPr>
        <w:t>write</w:t>
      </w:r>
      <w:proofErr w:type="gramEnd"/>
      <w:r w:rsidRPr="00C84555">
        <w:rPr>
          <w:rFonts w:ascii="Times New Roman" w:eastAsia="Times New Roman" w:hAnsi="Times New Roman" w:cs="Times New Roman"/>
          <w:color w:val="000000"/>
        </w:rPr>
        <w:t xml:space="preserve"> </w:t>
      </w:r>
      <w:hyperlink r:id="rId28" w:history="1">
        <w:r w:rsidRPr="00C84555">
          <w:rPr>
            <w:rFonts w:ascii="Times New Roman" w:eastAsia="Times New Roman" w:hAnsi="Times New Roman" w:cs="Times New Roman"/>
            <w:color w:val="000099"/>
            <w:u w:val="single"/>
          </w:rPr>
          <w:t>README</w:t>
        </w:r>
      </w:hyperlink>
      <w:r w:rsidRPr="00C84555">
        <w:rPr>
          <w:rFonts w:ascii="Times New Roman" w:eastAsia="Times New Roman" w:hAnsi="Times New Roman" w:cs="Times New Roman"/>
          <w:color w:val="000000"/>
        </w:rPr>
        <w:t xml:space="preserve"> that covers usage (How do I run it?)</w:t>
      </w:r>
    </w:p>
    <w:p w:rsidR="00C84555" w:rsidRPr="00C84555" w:rsidRDefault="00467A11" w:rsidP="00C84555">
      <w:pPr>
        <w:spacing w:after="0"/>
        <w:rPr>
          <w:rFonts w:ascii="Times New Roman" w:eastAsia="Times New Roman" w:hAnsi="Times New Roman" w:cs="Times New Roman"/>
          <w:color w:val="000000"/>
        </w:rPr>
      </w:pPr>
      <w:hyperlink r:id="rId29" w:history="1">
        <w:proofErr w:type="spellStart"/>
        <w:r w:rsidR="00C84555" w:rsidRPr="00C84555">
          <w:rPr>
            <w:rFonts w:ascii="Times New Roman" w:eastAsia="Times New Roman" w:hAnsi="Times New Roman" w:cs="Times New Roman"/>
            <w:color w:val="000099"/>
            <w:u w:val="single"/>
          </w:rPr>
          <w:t>comparisonModuleJava</w:t>
        </w:r>
        <w:proofErr w:type="spellEnd"/>
      </w:hyperlink>
      <w:r w:rsidR="00C84555" w:rsidRPr="00C84555">
        <w:rPr>
          <w:rFonts w:ascii="Times New Roman" w:eastAsia="Times New Roman" w:hAnsi="Times New Roman" w:cs="Times New Roman"/>
          <w:color w:val="000000"/>
        </w:rPr>
        <w:t xml:space="preserve"> has a jar file</w:t>
      </w:r>
    </w:p>
    <w:p w:rsidR="00C84555" w:rsidRPr="00C84555" w:rsidRDefault="00C84555" w:rsidP="00C84555">
      <w:pPr>
        <w:spacing w:after="0"/>
        <w:rPr>
          <w:rFonts w:ascii="Times New Roman" w:eastAsia="Times New Roman" w:hAnsi="Times New Roman" w:cs="Times New Roman"/>
          <w:color w:val="000000"/>
        </w:rPr>
      </w:pPr>
      <w:r w:rsidRPr="00C84555">
        <w:rPr>
          <w:rFonts w:ascii="Times New Roman" w:eastAsia="Times New Roman" w:hAnsi="Times New Roman" w:cs="Times New Roman"/>
          <w:color w:val="000000"/>
        </w:rPr>
        <w:t>Copy the jar file to the directory where you want to run it</w:t>
      </w:r>
    </w:p>
    <w:p w:rsidR="00C84555" w:rsidRPr="00C84555" w:rsidRDefault="00C84555" w:rsidP="00C84555">
      <w:pPr>
        <w:spacing w:after="0"/>
        <w:rPr>
          <w:rFonts w:ascii="Times New Roman" w:eastAsia="Times New Roman" w:hAnsi="Times New Roman" w:cs="Times New Roman"/>
          <w:color w:val="000000"/>
        </w:rPr>
      </w:pPr>
      <w:r w:rsidRPr="00C84555">
        <w:rPr>
          <w:rFonts w:ascii="Times New Roman" w:eastAsia="Times New Roman" w:hAnsi="Times New Roman" w:cs="Times New Roman"/>
          <w:color w:val="000000"/>
        </w:rPr>
        <w:t xml:space="preserve">java -jar </w:t>
      </w:r>
      <w:proofErr w:type="spellStart"/>
      <w:r w:rsidRPr="00C84555">
        <w:rPr>
          <w:rFonts w:ascii="Times New Roman" w:eastAsia="Times New Roman" w:hAnsi="Times New Roman" w:cs="Times New Roman"/>
          <w:color w:val="000000"/>
        </w:rPr>
        <w:t>joiner.jar</w:t>
      </w:r>
      <w:proofErr w:type="spellEnd"/>
      <w:r w:rsidRPr="00C84555">
        <w:rPr>
          <w:rFonts w:ascii="Times New Roman" w:eastAsia="Times New Roman" w:hAnsi="Times New Roman" w:cs="Times New Roman"/>
          <w:color w:val="000000"/>
        </w:rPr>
        <w:t xml:space="preserve"> [</w:t>
      </w:r>
      <w:proofErr w:type="spellStart"/>
      <w:r w:rsidRPr="00C84555">
        <w:rPr>
          <w:rFonts w:ascii="Times New Roman" w:eastAsia="Times New Roman" w:hAnsi="Times New Roman" w:cs="Times New Roman"/>
          <w:color w:val="000000"/>
        </w:rPr>
        <w:t>firstFileName</w:t>
      </w:r>
      <w:proofErr w:type="spellEnd"/>
      <w:r w:rsidRPr="00C84555">
        <w:rPr>
          <w:rFonts w:ascii="Times New Roman" w:eastAsia="Times New Roman" w:hAnsi="Times New Roman" w:cs="Times New Roman"/>
          <w:color w:val="000000"/>
        </w:rPr>
        <w:t xml:space="preserve"> [</w:t>
      </w:r>
      <w:proofErr w:type="spellStart"/>
      <w:r w:rsidRPr="00C84555">
        <w:rPr>
          <w:rFonts w:ascii="Times New Roman" w:eastAsia="Times New Roman" w:hAnsi="Times New Roman" w:cs="Times New Roman"/>
          <w:color w:val="000000"/>
        </w:rPr>
        <w:t>secondFileName</w:t>
      </w:r>
      <w:proofErr w:type="spellEnd"/>
      <w:r w:rsidRPr="00C84555">
        <w:rPr>
          <w:rFonts w:ascii="Times New Roman" w:eastAsia="Times New Roman" w:hAnsi="Times New Roman" w:cs="Times New Roman"/>
          <w:color w:val="000000"/>
        </w:rPr>
        <w:t>]]</w:t>
      </w:r>
    </w:p>
    <w:p w:rsidR="00C84555" w:rsidRPr="00C84555" w:rsidRDefault="00C84555" w:rsidP="00C84555">
      <w:pPr>
        <w:spacing w:after="0"/>
        <w:rPr>
          <w:rFonts w:ascii="Times New Roman" w:eastAsia="Times New Roman" w:hAnsi="Times New Roman" w:cs="Times New Roman"/>
          <w:color w:val="000000"/>
        </w:rPr>
      </w:pPr>
      <w:proofErr w:type="gramStart"/>
      <w:r w:rsidRPr="00C84555">
        <w:rPr>
          <w:rFonts w:ascii="Times New Roman" w:eastAsia="Times New Roman" w:hAnsi="Times New Roman" w:cs="Times New Roman"/>
          <w:color w:val="000000"/>
        </w:rPr>
        <w:t>output</w:t>
      </w:r>
      <w:proofErr w:type="gramEnd"/>
      <w:r w:rsidRPr="00C84555">
        <w:rPr>
          <w:rFonts w:ascii="Times New Roman" w:eastAsia="Times New Roman" w:hAnsi="Times New Roman" w:cs="Times New Roman"/>
          <w:color w:val="000000"/>
        </w:rPr>
        <w:t xml:space="preserve"> is in </w:t>
      </w:r>
      <w:proofErr w:type="spellStart"/>
      <w:r w:rsidRPr="00C84555">
        <w:rPr>
          <w:rFonts w:ascii="Times New Roman" w:eastAsia="Times New Roman" w:hAnsi="Times New Roman" w:cs="Times New Roman"/>
          <w:color w:val="000000"/>
        </w:rPr>
        <w:t>data.ttl</w:t>
      </w:r>
      <w:proofErr w:type="spellEnd"/>
      <w:r w:rsidRPr="00C84555">
        <w:rPr>
          <w:rFonts w:ascii="Times New Roman" w:eastAsia="Times New Roman" w:hAnsi="Times New Roman" w:cs="Times New Roman"/>
          <w:color w:val="000000"/>
          <w:sz w:val="27"/>
          <w:szCs w:val="27"/>
        </w:rPr>
        <w:br/>
      </w:r>
      <w:r w:rsidRPr="00C84555">
        <w:rPr>
          <w:rFonts w:ascii="Times New Roman" w:eastAsia="Times New Roman" w:hAnsi="Times New Roman" w:cs="Times New Roman"/>
          <w:color w:val="000000"/>
          <w:sz w:val="27"/>
          <w:szCs w:val="27"/>
        </w:rPr>
        <w:br/>
      </w:r>
      <w:r w:rsidRPr="00C84555">
        <w:rPr>
          <w:rFonts w:ascii="Times New Roman" w:eastAsia="Times New Roman" w:hAnsi="Times New Roman" w:cs="Times New Roman"/>
          <w:color w:val="000000"/>
        </w:rPr>
        <w:t>Java code to create MD5 of concatenation of SPO:</w:t>
      </w:r>
    </w:p>
    <w:tbl>
      <w:tblPr>
        <w:tblW w:w="9360" w:type="dxa"/>
        <w:tblCellMar>
          <w:top w:w="15" w:type="dxa"/>
          <w:left w:w="15" w:type="dxa"/>
          <w:bottom w:w="15" w:type="dxa"/>
          <w:right w:w="15" w:type="dxa"/>
        </w:tblCellMar>
        <w:tblLook w:val="04A0"/>
      </w:tblPr>
      <w:tblGrid>
        <w:gridCol w:w="9360"/>
      </w:tblGrid>
      <w:tr w:rsidR="00C84555" w:rsidRPr="00C84555" w:rsidTr="00C8455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C84555" w:rsidRPr="00C84555" w:rsidRDefault="00C84555" w:rsidP="00C84555">
            <w:pPr>
              <w:spacing w:after="0"/>
              <w:rPr>
                <w:rFonts w:ascii="Times New Roman" w:eastAsia="Times New Roman" w:hAnsi="Times New Roman" w:cs="Times New Roman"/>
                <w:sz w:val="24"/>
                <w:szCs w:val="24"/>
              </w:rPr>
            </w:pPr>
            <w:r w:rsidRPr="00C84555">
              <w:rPr>
                <w:rFonts w:ascii="Times New Roman" w:eastAsia="Times New Roman" w:hAnsi="Times New Roman" w:cs="Times New Roman"/>
                <w:color w:val="000000"/>
                <w:sz w:val="18"/>
                <w:szCs w:val="18"/>
              </w:rPr>
              <w:t xml:space="preserve">byte[] </w:t>
            </w:r>
            <w:proofErr w:type="spellStart"/>
            <w:r w:rsidRPr="00C84555">
              <w:rPr>
                <w:rFonts w:ascii="Times New Roman" w:eastAsia="Times New Roman" w:hAnsi="Times New Roman" w:cs="Times New Roman"/>
                <w:color w:val="000000"/>
                <w:sz w:val="18"/>
                <w:szCs w:val="18"/>
              </w:rPr>
              <w:t>bytesOfMessage</w:t>
            </w:r>
            <w:proofErr w:type="spellEnd"/>
            <w:r w:rsidRPr="00C84555">
              <w:rPr>
                <w:rFonts w:ascii="Times New Roman" w:eastAsia="Times New Roman" w:hAnsi="Times New Roman" w:cs="Times New Roman"/>
                <w:color w:val="000000"/>
                <w:sz w:val="18"/>
                <w:szCs w:val="18"/>
              </w:rPr>
              <w:t>;</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8"/>
                <w:szCs w:val="18"/>
              </w:rPr>
              <w:t>try {</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8"/>
                <w:szCs w:val="18"/>
              </w:rPr>
              <w:t>          </w:t>
            </w:r>
            <w:r w:rsidRPr="00C84555">
              <w:rPr>
                <w:rFonts w:ascii="Times New Roman" w:eastAsia="Times New Roman" w:hAnsi="Times New Roman" w:cs="Times New Roman"/>
                <w:color w:val="000000"/>
                <w:sz w:val="18"/>
                <w:szCs w:val="18"/>
              </w:rPr>
              <w:tab/>
              <w:t>// http://stackoverflow.com/questions/415953/generate-md5-hash-in-java</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8"/>
                <w:szCs w:val="18"/>
              </w:rPr>
              <w:t>          </w:t>
            </w:r>
            <w:r w:rsidRPr="00C84555">
              <w:rPr>
                <w:rFonts w:ascii="Times New Roman" w:eastAsia="Times New Roman" w:hAnsi="Times New Roman" w:cs="Times New Roman"/>
                <w:color w:val="000000"/>
                <w:sz w:val="18"/>
                <w:szCs w:val="18"/>
              </w:rPr>
              <w:tab/>
            </w:r>
            <w:proofErr w:type="spellStart"/>
            <w:r w:rsidRPr="00C84555">
              <w:rPr>
                <w:rFonts w:ascii="Times New Roman" w:eastAsia="Times New Roman" w:hAnsi="Times New Roman" w:cs="Times New Roman"/>
                <w:color w:val="000000"/>
                <w:sz w:val="18"/>
                <w:szCs w:val="18"/>
              </w:rPr>
              <w:t>bytesOfMessage</w:t>
            </w:r>
            <w:proofErr w:type="spellEnd"/>
            <w:r w:rsidRPr="00C84555">
              <w:rPr>
                <w:rFonts w:ascii="Times New Roman" w:eastAsia="Times New Roman" w:hAnsi="Times New Roman" w:cs="Times New Roman"/>
                <w:color w:val="000000"/>
                <w:sz w:val="18"/>
                <w:szCs w:val="18"/>
              </w:rPr>
              <w:t xml:space="preserve">   = (</w:t>
            </w:r>
            <w:proofErr w:type="spellStart"/>
            <w:r w:rsidRPr="00C84555">
              <w:rPr>
                <w:rFonts w:ascii="Times New Roman" w:eastAsia="Times New Roman" w:hAnsi="Times New Roman" w:cs="Times New Roman"/>
                <w:color w:val="000000"/>
                <w:sz w:val="18"/>
                <w:szCs w:val="18"/>
              </w:rPr>
              <w:t>myInstanceLocalPrefix</w:t>
            </w:r>
            <w:proofErr w:type="spellEnd"/>
            <w:r w:rsidRPr="00C84555">
              <w:rPr>
                <w:rFonts w:ascii="Times New Roman" w:eastAsia="Times New Roman" w:hAnsi="Times New Roman" w:cs="Times New Roman"/>
                <w:color w:val="000000"/>
                <w:sz w:val="18"/>
                <w:szCs w:val="18"/>
              </w:rPr>
              <w:t xml:space="preserve"> + </w:t>
            </w:r>
            <w:proofErr w:type="spellStart"/>
            <w:r w:rsidRPr="00C84555">
              <w:rPr>
                <w:rFonts w:ascii="Times New Roman" w:eastAsia="Times New Roman" w:hAnsi="Times New Roman" w:cs="Times New Roman"/>
                <w:color w:val="000000"/>
                <w:sz w:val="18"/>
                <w:szCs w:val="18"/>
              </w:rPr>
              <w:t>myLocalName</w:t>
            </w:r>
            <w:proofErr w:type="spellEnd"/>
            <w:r w:rsidRPr="00C84555">
              <w:rPr>
                <w:rFonts w:ascii="Times New Roman" w:eastAsia="Times New Roman" w:hAnsi="Times New Roman" w:cs="Times New Roman"/>
                <w:color w:val="000000"/>
                <w:sz w:val="18"/>
                <w:szCs w:val="18"/>
              </w:rPr>
              <w:t>).</w:t>
            </w:r>
            <w:proofErr w:type="spellStart"/>
            <w:r w:rsidRPr="00C84555">
              <w:rPr>
                <w:rFonts w:ascii="Times New Roman" w:eastAsia="Times New Roman" w:hAnsi="Times New Roman" w:cs="Times New Roman"/>
                <w:color w:val="000000"/>
                <w:sz w:val="18"/>
                <w:szCs w:val="18"/>
              </w:rPr>
              <w:t>getBytes</w:t>
            </w:r>
            <w:proofErr w:type="spellEnd"/>
            <w:r w:rsidRPr="00C84555">
              <w:rPr>
                <w:rFonts w:ascii="Times New Roman" w:eastAsia="Times New Roman" w:hAnsi="Times New Roman" w:cs="Times New Roman"/>
                <w:color w:val="000000"/>
                <w:sz w:val="18"/>
                <w:szCs w:val="18"/>
              </w:rPr>
              <w:t>("</w:t>
            </w:r>
            <w:proofErr w:type="spellStart"/>
            <w:r w:rsidRPr="00C84555">
              <w:rPr>
                <w:rFonts w:ascii="Times New Roman" w:eastAsia="Times New Roman" w:hAnsi="Times New Roman" w:cs="Times New Roman"/>
                <w:color w:val="000000"/>
                <w:sz w:val="18"/>
                <w:szCs w:val="18"/>
              </w:rPr>
              <w:t>UTF</w:t>
            </w:r>
            <w:proofErr w:type="spellEnd"/>
            <w:r w:rsidRPr="00C84555">
              <w:rPr>
                <w:rFonts w:ascii="Times New Roman" w:eastAsia="Times New Roman" w:hAnsi="Times New Roman" w:cs="Times New Roman"/>
                <w:color w:val="000000"/>
                <w:sz w:val="18"/>
                <w:szCs w:val="18"/>
              </w:rPr>
              <w:t>-8");</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8"/>
                <w:szCs w:val="18"/>
              </w:rPr>
              <w:t>          </w:t>
            </w:r>
            <w:r w:rsidRPr="00C84555">
              <w:rPr>
                <w:rFonts w:ascii="Times New Roman" w:eastAsia="Times New Roman" w:hAnsi="Times New Roman" w:cs="Times New Roman"/>
                <w:color w:val="000000"/>
                <w:sz w:val="18"/>
                <w:szCs w:val="18"/>
              </w:rPr>
              <w:tab/>
            </w:r>
            <w:proofErr w:type="spellStart"/>
            <w:r w:rsidRPr="00C84555">
              <w:rPr>
                <w:rFonts w:ascii="Times New Roman" w:eastAsia="Times New Roman" w:hAnsi="Times New Roman" w:cs="Times New Roman"/>
                <w:color w:val="000000"/>
                <w:sz w:val="18"/>
                <w:szCs w:val="18"/>
              </w:rPr>
              <w:t>MessageDigest</w:t>
            </w:r>
            <w:proofErr w:type="spellEnd"/>
            <w:r w:rsidRPr="00C84555">
              <w:rPr>
                <w:rFonts w:ascii="Times New Roman" w:eastAsia="Times New Roman" w:hAnsi="Times New Roman" w:cs="Times New Roman"/>
                <w:color w:val="000000"/>
                <w:sz w:val="18"/>
                <w:szCs w:val="18"/>
              </w:rPr>
              <w:t xml:space="preserve"> </w:t>
            </w:r>
            <w:proofErr w:type="spellStart"/>
            <w:r w:rsidRPr="00C84555">
              <w:rPr>
                <w:rFonts w:ascii="Times New Roman" w:eastAsia="Times New Roman" w:hAnsi="Times New Roman" w:cs="Times New Roman"/>
                <w:color w:val="000000"/>
                <w:sz w:val="18"/>
                <w:szCs w:val="18"/>
              </w:rPr>
              <w:t>md</w:t>
            </w:r>
            <w:proofErr w:type="spellEnd"/>
            <w:r w:rsidRPr="00C84555">
              <w:rPr>
                <w:rFonts w:ascii="Times New Roman" w:eastAsia="Times New Roman" w:hAnsi="Times New Roman" w:cs="Times New Roman"/>
                <w:color w:val="000000"/>
                <w:sz w:val="18"/>
                <w:szCs w:val="18"/>
              </w:rPr>
              <w:t xml:space="preserve"> = </w:t>
            </w:r>
            <w:proofErr w:type="spellStart"/>
            <w:r w:rsidRPr="00C84555">
              <w:rPr>
                <w:rFonts w:ascii="Times New Roman" w:eastAsia="Times New Roman" w:hAnsi="Times New Roman" w:cs="Times New Roman"/>
                <w:color w:val="000000"/>
                <w:sz w:val="18"/>
                <w:szCs w:val="18"/>
              </w:rPr>
              <w:t>MessageDigest.getInstance</w:t>
            </w:r>
            <w:proofErr w:type="spellEnd"/>
            <w:r w:rsidRPr="00C84555">
              <w:rPr>
                <w:rFonts w:ascii="Times New Roman" w:eastAsia="Times New Roman" w:hAnsi="Times New Roman" w:cs="Times New Roman"/>
                <w:color w:val="000000"/>
                <w:sz w:val="18"/>
                <w:szCs w:val="18"/>
              </w:rPr>
              <w:t>("</w:t>
            </w:r>
            <w:proofErr w:type="spellStart"/>
            <w:r w:rsidRPr="00C84555">
              <w:rPr>
                <w:rFonts w:ascii="Times New Roman" w:eastAsia="Times New Roman" w:hAnsi="Times New Roman" w:cs="Times New Roman"/>
                <w:color w:val="000000"/>
                <w:sz w:val="18"/>
                <w:szCs w:val="18"/>
              </w:rPr>
              <w:t>MD5</w:t>
            </w:r>
            <w:proofErr w:type="spellEnd"/>
            <w:r w:rsidRPr="00C84555">
              <w:rPr>
                <w:rFonts w:ascii="Times New Roman" w:eastAsia="Times New Roman" w:hAnsi="Times New Roman" w:cs="Times New Roman"/>
                <w:color w:val="000000"/>
                <w:sz w:val="18"/>
                <w:szCs w:val="18"/>
              </w:rPr>
              <w:t>");</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8"/>
                <w:szCs w:val="18"/>
              </w:rPr>
              <w:t>          </w:t>
            </w:r>
            <w:r w:rsidRPr="00C84555">
              <w:rPr>
                <w:rFonts w:ascii="Times New Roman" w:eastAsia="Times New Roman" w:hAnsi="Times New Roman" w:cs="Times New Roman"/>
                <w:color w:val="000000"/>
                <w:sz w:val="18"/>
                <w:szCs w:val="18"/>
              </w:rPr>
              <w:tab/>
              <w:t xml:space="preserve">byte[]     digest   = </w:t>
            </w:r>
            <w:proofErr w:type="spellStart"/>
            <w:r w:rsidRPr="00C84555">
              <w:rPr>
                <w:rFonts w:ascii="Times New Roman" w:eastAsia="Times New Roman" w:hAnsi="Times New Roman" w:cs="Times New Roman"/>
                <w:color w:val="000000"/>
                <w:sz w:val="18"/>
                <w:szCs w:val="18"/>
              </w:rPr>
              <w:t>md.digest</w:t>
            </w:r>
            <w:proofErr w:type="spellEnd"/>
            <w:r w:rsidRPr="00C84555">
              <w:rPr>
                <w:rFonts w:ascii="Times New Roman" w:eastAsia="Times New Roman" w:hAnsi="Times New Roman" w:cs="Times New Roman"/>
                <w:color w:val="000000"/>
                <w:sz w:val="18"/>
                <w:szCs w:val="18"/>
              </w:rPr>
              <w:t>(</w:t>
            </w:r>
            <w:proofErr w:type="spellStart"/>
            <w:r w:rsidRPr="00C84555">
              <w:rPr>
                <w:rFonts w:ascii="Times New Roman" w:eastAsia="Times New Roman" w:hAnsi="Times New Roman" w:cs="Times New Roman"/>
                <w:color w:val="000000"/>
                <w:sz w:val="18"/>
                <w:szCs w:val="18"/>
              </w:rPr>
              <w:t>bytesOfMessage</w:t>
            </w:r>
            <w:proofErr w:type="spellEnd"/>
            <w:r w:rsidRPr="00C84555">
              <w:rPr>
                <w:rFonts w:ascii="Times New Roman" w:eastAsia="Times New Roman" w:hAnsi="Times New Roman" w:cs="Times New Roman"/>
                <w:color w:val="000000"/>
                <w:sz w:val="18"/>
                <w:szCs w:val="18"/>
              </w:rPr>
              <w:t>);</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8"/>
                <w:szCs w:val="18"/>
              </w:rPr>
              <w:t>          </w:t>
            </w:r>
            <w:r w:rsidRPr="00C84555">
              <w:rPr>
                <w:rFonts w:ascii="Times New Roman" w:eastAsia="Times New Roman" w:hAnsi="Times New Roman" w:cs="Times New Roman"/>
                <w:color w:val="000000"/>
                <w:sz w:val="18"/>
                <w:szCs w:val="18"/>
              </w:rPr>
              <w:tab/>
            </w:r>
            <w:proofErr w:type="spellStart"/>
            <w:r w:rsidRPr="00C84555">
              <w:rPr>
                <w:rFonts w:ascii="Times New Roman" w:eastAsia="Times New Roman" w:hAnsi="Times New Roman" w:cs="Times New Roman"/>
                <w:color w:val="000000"/>
                <w:sz w:val="18"/>
                <w:szCs w:val="18"/>
              </w:rPr>
              <w:t>BigInteger</w:t>
            </w:r>
            <w:proofErr w:type="spellEnd"/>
            <w:r w:rsidRPr="00C84555">
              <w:rPr>
                <w:rFonts w:ascii="Times New Roman" w:eastAsia="Times New Roman" w:hAnsi="Times New Roman" w:cs="Times New Roman"/>
                <w:color w:val="000000"/>
                <w:sz w:val="18"/>
                <w:szCs w:val="18"/>
              </w:rPr>
              <w:t xml:space="preserve"> </w:t>
            </w:r>
            <w:proofErr w:type="spellStart"/>
            <w:r w:rsidRPr="00C84555">
              <w:rPr>
                <w:rFonts w:ascii="Times New Roman" w:eastAsia="Times New Roman" w:hAnsi="Times New Roman" w:cs="Times New Roman"/>
                <w:color w:val="000000"/>
                <w:sz w:val="18"/>
                <w:szCs w:val="18"/>
              </w:rPr>
              <w:t>bigInt</w:t>
            </w:r>
            <w:proofErr w:type="spellEnd"/>
            <w:r w:rsidRPr="00C84555">
              <w:rPr>
                <w:rFonts w:ascii="Times New Roman" w:eastAsia="Times New Roman" w:hAnsi="Times New Roman" w:cs="Times New Roman"/>
                <w:color w:val="000000"/>
                <w:sz w:val="18"/>
                <w:szCs w:val="18"/>
              </w:rPr>
              <w:t xml:space="preserve">   = new </w:t>
            </w:r>
            <w:proofErr w:type="spellStart"/>
            <w:r w:rsidRPr="00C84555">
              <w:rPr>
                <w:rFonts w:ascii="Times New Roman" w:eastAsia="Times New Roman" w:hAnsi="Times New Roman" w:cs="Times New Roman"/>
                <w:color w:val="000000"/>
                <w:sz w:val="18"/>
                <w:szCs w:val="18"/>
              </w:rPr>
              <w:t>BigInteger</w:t>
            </w:r>
            <w:proofErr w:type="spellEnd"/>
            <w:r w:rsidRPr="00C84555">
              <w:rPr>
                <w:rFonts w:ascii="Times New Roman" w:eastAsia="Times New Roman" w:hAnsi="Times New Roman" w:cs="Times New Roman"/>
                <w:color w:val="000000"/>
                <w:sz w:val="18"/>
                <w:szCs w:val="18"/>
              </w:rPr>
              <w:t>(</w:t>
            </w:r>
            <w:proofErr w:type="spellStart"/>
            <w:r w:rsidRPr="00C84555">
              <w:rPr>
                <w:rFonts w:ascii="Times New Roman" w:eastAsia="Times New Roman" w:hAnsi="Times New Roman" w:cs="Times New Roman"/>
                <w:color w:val="000000"/>
                <w:sz w:val="18"/>
                <w:szCs w:val="18"/>
              </w:rPr>
              <w:t>1,digest</w:t>
            </w:r>
            <w:proofErr w:type="spellEnd"/>
            <w:r w:rsidRPr="00C84555">
              <w:rPr>
                <w:rFonts w:ascii="Times New Roman" w:eastAsia="Times New Roman" w:hAnsi="Times New Roman" w:cs="Times New Roman"/>
                <w:color w:val="000000"/>
                <w:sz w:val="18"/>
                <w:szCs w:val="18"/>
              </w:rPr>
              <w:t>);</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8"/>
                <w:szCs w:val="18"/>
              </w:rPr>
              <w:t>          </w:t>
            </w:r>
            <w:r w:rsidRPr="00C84555">
              <w:rPr>
                <w:rFonts w:ascii="Times New Roman" w:eastAsia="Times New Roman" w:hAnsi="Times New Roman" w:cs="Times New Roman"/>
                <w:color w:val="000000"/>
                <w:sz w:val="18"/>
                <w:szCs w:val="18"/>
              </w:rPr>
              <w:tab/>
              <w:t>String     </w:t>
            </w:r>
            <w:proofErr w:type="spellStart"/>
            <w:r w:rsidRPr="00C84555">
              <w:rPr>
                <w:rFonts w:ascii="Times New Roman" w:eastAsia="Times New Roman" w:hAnsi="Times New Roman" w:cs="Times New Roman"/>
                <w:color w:val="000000"/>
                <w:sz w:val="18"/>
                <w:szCs w:val="18"/>
              </w:rPr>
              <w:t>hashtext</w:t>
            </w:r>
            <w:proofErr w:type="spellEnd"/>
            <w:r w:rsidRPr="00C84555">
              <w:rPr>
                <w:rFonts w:ascii="Times New Roman" w:eastAsia="Times New Roman" w:hAnsi="Times New Roman" w:cs="Times New Roman"/>
                <w:color w:val="000000"/>
                <w:sz w:val="18"/>
                <w:szCs w:val="18"/>
              </w:rPr>
              <w:t xml:space="preserve"> = </w:t>
            </w:r>
            <w:proofErr w:type="spellStart"/>
            <w:r w:rsidRPr="00C84555">
              <w:rPr>
                <w:rFonts w:ascii="Times New Roman" w:eastAsia="Times New Roman" w:hAnsi="Times New Roman" w:cs="Times New Roman"/>
                <w:color w:val="000000"/>
                <w:sz w:val="18"/>
                <w:szCs w:val="18"/>
              </w:rPr>
              <w:t>bigInt.toString</w:t>
            </w:r>
            <w:proofErr w:type="spellEnd"/>
            <w:r w:rsidRPr="00C84555">
              <w:rPr>
                <w:rFonts w:ascii="Times New Roman" w:eastAsia="Times New Roman" w:hAnsi="Times New Roman" w:cs="Times New Roman"/>
                <w:color w:val="000000"/>
                <w:sz w:val="18"/>
                <w:szCs w:val="18"/>
              </w:rPr>
              <w:t>(16);</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8"/>
                <w:szCs w:val="18"/>
              </w:rPr>
              <w:t>          </w:t>
            </w:r>
            <w:r w:rsidRPr="00C84555">
              <w:rPr>
                <w:rFonts w:ascii="Times New Roman" w:eastAsia="Times New Roman" w:hAnsi="Times New Roman" w:cs="Times New Roman"/>
                <w:color w:val="000000"/>
                <w:sz w:val="18"/>
                <w:szCs w:val="18"/>
              </w:rPr>
              <w:tab/>
            </w:r>
            <w:proofErr w:type="spellStart"/>
            <w:r w:rsidRPr="00C84555">
              <w:rPr>
                <w:rFonts w:ascii="Times New Roman" w:eastAsia="Times New Roman" w:hAnsi="Times New Roman" w:cs="Times New Roman"/>
                <w:color w:val="000000"/>
                <w:sz w:val="18"/>
                <w:szCs w:val="18"/>
              </w:rPr>
              <w:t>System.out.println</w:t>
            </w:r>
            <w:proofErr w:type="spellEnd"/>
            <w:r w:rsidRPr="00C84555">
              <w:rPr>
                <w:rFonts w:ascii="Times New Roman" w:eastAsia="Times New Roman" w:hAnsi="Times New Roman" w:cs="Times New Roman"/>
                <w:color w:val="000000"/>
                <w:sz w:val="18"/>
                <w:szCs w:val="18"/>
              </w:rPr>
              <w:t>(</w:t>
            </w:r>
            <w:proofErr w:type="spellStart"/>
            <w:r w:rsidRPr="00C84555">
              <w:rPr>
                <w:rFonts w:ascii="Times New Roman" w:eastAsia="Times New Roman" w:hAnsi="Times New Roman" w:cs="Times New Roman"/>
                <w:color w:val="000000"/>
                <w:sz w:val="18"/>
                <w:szCs w:val="18"/>
              </w:rPr>
              <w:t>hashtext</w:t>
            </w:r>
            <w:proofErr w:type="spellEnd"/>
            <w:r w:rsidRPr="00C84555">
              <w:rPr>
                <w:rFonts w:ascii="Times New Roman" w:eastAsia="Times New Roman" w:hAnsi="Times New Roman" w:cs="Times New Roman"/>
                <w:color w:val="000000"/>
                <w:sz w:val="18"/>
                <w:szCs w:val="18"/>
              </w:rPr>
              <w:t xml:space="preserve"> + " -&gt; " + </w:t>
            </w:r>
            <w:proofErr w:type="spellStart"/>
            <w:r w:rsidRPr="00C84555">
              <w:rPr>
                <w:rFonts w:ascii="Times New Roman" w:eastAsia="Times New Roman" w:hAnsi="Times New Roman" w:cs="Times New Roman"/>
                <w:color w:val="000000"/>
                <w:sz w:val="18"/>
                <w:szCs w:val="18"/>
              </w:rPr>
              <w:t>hashtext.substring</w:t>
            </w:r>
            <w:proofErr w:type="spellEnd"/>
            <w:r w:rsidRPr="00C84555">
              <w:rPr>
                <w:rFonts w:ascii="Times New Roman" w:eastAsia="Times New Roman" w:hAnsi="Times New Roman" w:cs="Times New Roman"/>
                <w:color w:val="000000"/>
                <w:sz w:val="18"/>
                <w:szCs w:val="18"/>
              </w:rPr>
              <w:t xml:space="preserve">(0,3)); </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8"/>
                <w:szCs w:val="18"/>
              </w:rPr>
              <w:t>} catch (</w:t>
            </w:r>
            <w:proofErr w:type="spellStart"/>
            <w:r w:rsidRPr="00C84555">
              <w:rPr>
                <w:rFonts w:ascii="Times New Roman" w:eastAsia="Times New Roman" w:hAnsi="Times New Roman" w:cs="Times New Roman"/>
                <w:color w:val="000000"/>
                <w:sz w:val="18"/>
                <w:szCs w:val="18"/>
              </w:rPr>
              <w:t>UnsupportedEncodingException</w:t>
            </w:r>
            <w:proofErr w:type="spellEnd"/>
            <w:r w:rsidRPr="00C84555">
              <w:rPr>
                <w:rFonts w:ascii="Times New Roman" w:eastAsia="Times New Roman" w:hAnsi="Times New Roman" w:cs="Times New Roman"/>
                <w:color w:val="000000"/>
                <w:sz w:val="18"/>
                <w:szCs w:val="18"/>
              </w:rPr>
              <w:t xml:space="preserve"> e) {</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8"/>
                <w:szCs w:val="18"/>
              </w:rPr>
              <w:t>          </w:t>
            </w:r>
            <w:r w:rsidRPr="00C84555">
              <w:rPr>
                <w:rFonts w:ascii="Times New Roman" w:eastAsia="Times New Roman" w:hAnsi="Times New Roman" w:cs="Times New Roman"/>
                <w:color w:val="000000"/>
                <w:sz w:val="18"/>
                <w:szCs w:val="18"/>
              </w:rPr>
              <w:tab/>
            </w:r>
            <w:proofErr w:type="spellStart"/>
            <w:r w:rsidRPr="00C84555">
              <w:rPr>
                <w:rFonts w:ascii="Times New Roman" w:eastAsia="Times New Roman" w:hAnsi="Times New Roman" w:cs="Times New Roman"/>
                <w:color w:val="000000"/>
                <w:sz w:val="18"/>
                <w:szCs w:val="18"/>
              </w:rPr>
              <w:t>e.printStackTrace</w:t>
            </w:r>
            <w:proofErr w:type="spellEnd"/>
            <w:r w:rsidRPr="00C84555">
              <w:rPr>
                <w:rFonts w:ascii="Times New Roman" w:eastAsia="Times New Roman" w:hAnsi="Times New Roman" w:cs="Times New Roman"/>
                <w:color w:val="000000"/>
                <w:sz w:val="18"/>
                <w:szCs w:val="18"/>
              </w:rPr>
              <w:t>();</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8"/>
                <w:szCs w:val="18"/>
              </w:rPr>
              <w:t>} catch (</w:t>
            </w:r>
            <w:proofErr w:type="spellStart"/>
            <w:r w:rsidRPr="00C84555">
              <w:rPr>
                <w:rFonts w:ascii="Times New Roman" w:eastAsia="Times New Roman" w:hAnsi="Times New Roman" w:cs="Times New Roman"/>
                <w:color w:val="000000"/>
                <w:sz w:val="18"/>
                <w:szCs w:val="18"/>
              </w:rPr>
              <w:t>NoSuchAlgorithmException</w:t>
            </w:r>
            <w:proofErr w:type="spellEnd"/>
            <w:r w:rsidRPr="00C84555">
              <w:rPr>
                <w:rFonts w:ascii="Times New Roman" w:eastAsia="Times New Roman" w:hAnsi="Times New Roman" w:cs="Times New Roman"/>
                <w:color w:val="000000"/>
                <w:sz w:val="18"/>
                <w:szCs w:val="18"/>
              </w:rPr>
              <w:t xml:space="preserve"> e) {</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8"/>
                <w:szCs w:val="18"/>
              </w:rPr>
              <w:t>          </w:t>
            </w:r>
            <w:r w:rsidRPr="00C84555">
              <w:rPr>
                <w:rFonts w:ascii="Times New Roman" w:eastAsia="Times New Roman" w:hAnsi="Times New Roman" w:cs="Times New Roman"/>
                <w:color w:val="000000"/>
                <w:sz w:val="18"/>
                <w:szCs w:val="18"/>
              </w:rPr>
              <w:tab/>
            </w:r>
            <w:proofErr w:type="spellStart"/>
            <w:r w:rsidRPr="00C84555">
              <w:rPr>
                <w:rFonts w:ascii="Times New Roman" w:eastAsia="Times New Roman" w:hAnsi="Times New Roman" w:cs="Times New Roman"/>
                <w:color w:val="000000"/>
                <w:sz w:val="18"/>
                <w:szCs w:val="18"/>
              </w:rPr>
              <w:t>e.printStackTrace</w:t>
            </w:r>
            <w:proofErr w:type="spellEnd"/>
            <w:r w:rsidRPr="00C84555">
              <w:rPr>
                <w:rFonts w:ascii="Times New Roman" w:eastAsia="Times New Roman" w:hAnsi="Times New Roman" w:cs="Times New Roman"/>
                <w:color w:val="000000"/>
                <w:sz w:val="18"/>
                <w:szCs w:val="18"/>
              </w:rPr>
              <w:t>();</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8"/>
                <w:szCs w:val="18"/>
              </w:rPr>
              <w:t>}</w:t>
            </w:r>
          </w:p>
        </w:tc>
      </w:tr>
    </w:tbl>
    <w:p w:rsidR="00C84555" w:rsidRPr="00C84555" w:rsidRDefault="00C84555" w:rsidP="00C84555">
      <w:pPr>
        <w:spacing w:after="0"/>
        <w:rPr>
          <w:rFonts w:ascii="Times New Roman" w:eastAsia="Times New Roman" w:hAnsi="Times New Roman" w:cs="Times New Roman"/>
          <w:color w:val="000000"/>
          <w:sz w:val="27"/>
          <w:szCs w:val="27"/>
        </w:rPr>
      </w:pPr>
      <w:r w:rsidRPr="00C84555">
        <w:rPr>
          <w:rFonts w:ascii="Times New Roman" w:eastAsia="Times New Roman" w:hAnsi="Times New Roman" w:cs="Times New Roman"/>
          <w:color w:val="000000"/>
          <w:sz w:val="27"/>
          <w:szCs w:val="27"/>
        </w:rPr>
        <w:br/>
      </w:r>
      <w:r w:rsidRPr="00C84555">
        <w:rPr>
          <w:rFonts w:ascii="Times New Roman" w:eastAsia="Times New Roman" w:hAnsi="Times New Roman" w:cs="Times New Roman"/>
          <w:color w:val="000000"/>
          <w:sz w:val="27"/>
          <w:szCs w:val="27"/>
        </w:rPr>
        <w:br/>
      </w:r>
      <w:r w:rsidRPr="00C84555">
        <w:rPr>
          <w:rFonts w:ascii="Times New Roman" w:eastAsia="Times New Roman" w:hAnsi="Times New Roman" w:cs="Times New Roman"/>
          <w:color w:val="000000"/>
        </w:rPr>
        <w:t>Java code to abbreviate the long URIs with prefixes in the Turtle serialization: TODO</w:t>
      </w:r>
    </w:p>
    <w:tbl>
      <w:tblPr>
        <w:tblW w:w="9360" w:type="dxa"/>
        <w:tblCellMar>
          <w:top w:w="15" w:type="dxa"/>
          <w:left w:w="15" w:type="dxa"/>
          <w:bottom w:w="15" w:type="dxa"/>
          <w:right w:w="15" w:type="dxa"/>
        </w:tblCellMar>
        <w:tblLook w:val="04A0"/>
      </w:tblPr>
      <w:tblGrid>
        <w:gridCol w:w="9360"/>
      </w:tblGrid>
      <w:tr w:rsidR="00C84555" w:rsidRPr="00C84555" w:rsidTr="00C8455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C84555" w:rsidRPr="00C84555" w:rsidRDefault="00C84555" w:rsidP="00C84555">
            <w:pPr>
              <w:spacing w:after="0"/>
              <w:rPr>
                <w:rFonts w:ascii="Times New Roman" w:eastAsia="Times New Roman" w:hAnsi="Times New Roman" w:cs="Times New Roman"/>
                <w:sz w:val="24"/>
                <w:szCs w:val="24"/>
              </w:rPr>
            </w:pPr>
            <w:r w:rsidRPr="00C84555">
              <w:rPr>
                <w:rFonts w:ascii="Times New Roman" w:eastAsia="Times New Roman" w:hAnsi="Times New Roman" w:cs="Times New Roman"/>
                <w:color w:val="000000"/>
                <w:sz w:val="18"/>
                <w:szCs w:val="18"/>
              </w:rPr>
              <w:t xml:space="preserve">// </w:t>
            </w:r>
            <w:proofErr w:type="spellStart"/>
            <w:r w:rsidRPr="00C84555">
              <w:rPr>
                <w:rFonts w:ascii="Times New Roman" w:eastAsia="Times New Roman" w:hAnsi="Times New Roman" w:cs="Times New Roman"/>
                <w:color w:val="000000"/>
                <w:sz w:val="18"/>
                <w:szCs w:val="18"/>
              </w:rPr>
              <w:t>conn</w:t>
            </w:r>
            <w:proofErr w:type="spellEnd"/>
            <w:r w:rsidRPr="00C84555">
              <w:rPr>
                <w:rFonts w:ascii="Times New Roman" w:eastAsia="Times New Roman" w:hAnsi="Times New Roman" w:cs="Times New Roman"/>
                <w:color w:val="000000"/>
                <w:sz w:val="18"/>
                <w:szCs w:val="18"/>
              </w:rPr>
              <w:t xml:space="preserve"> is your </w:t>
            </w:r>
            <w:proofErr w:type="spellStart"/>
            <w:r w:rsidRPr="00C84555">
              <w:rPr>
                <w:rFonts w:ascii="Times New Roman" w:eastAsia="Times New Roman" w:hAnsi="Times New Roman" w:cs="Times New Roman"/>
                <w:color w:val="000000"/>
                <w:sz w:val="18"/>
                <w:szCs w:val="18"/>
              </w:rPr>
              <w:t>RepositoryConnection</w:t>
            </w:r>
            <w:proofErr w:type="spellEnd"/>
            <w:r w:rsidRPr="00C84555">
              <w:rPr>
                <w:rFonts w:ascii="Times New Roman" w:eastAsia="Times New Roman" w:hAnsi="Times New Roman" w:cs="Times New Roman"/>
                <w:color w:val="000000"/>
                <w:sz w:val="18"/>
                <w:szCs w:val="18"/>
              </w:rPr>
              <w:t xml:space="preserve"> from </w:t>
            </w:r>
            <w:proofErr w:type="spellStart"/>
            <w:r w:rsidRPr="00C84555">
              <w:rPr>
                <w:rFonts w:ascii="Times New Roman" w:eastAsia="Times New Roman" w:hAnsi="Times New Roman" w:cs="Times New Roman"/>
                <w:color w:val="000000"/>
                <w:sz w:val="18"/>
                <w:szCs w:val="18"/>
              </w:rPr>
              <w:t>Repository.getConnection</w:t>
            </w:r>
            <w:proofErr w:type="spellEnd"/>
            <w:r w:rsidRPr="00C84555">
              <w:rPr>
                <w:rFonts w:ascii="Times New Roman" w:eastAsia="Times New Roman" w:hAnsi="Times New Roman" w:cs="Times New Roman"/>
                <w:color w:val="000000"/>
                <w:sz w:val="18"/>
                <w:szCs w:val="18"/>
              </w:rPr>
              <w:t>();</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8"/>
                <w:szCs w:val="18"/>
              </w:rPr>
              <w:t>conn.setNamespace(“comparison”,”http://beta.twc.rpi.edu/id/cross-topix/alpha/”);</w:t>
            </w:r>
            <w:r w:rsidRPr="00C84555">
              <w:rPr>
                <w:rFonts w:ascii="Times New Roman" w:eastAsia="Times New Roman" w:hAnsi="Times New Roman" w:cs="Times New Roman"/>
                <w:sz w:val="24"/>
                <w:szCs w:val="24"/>
              </w:rPr>
              <w:br/>
            </w:r>
            <w:proofErr w:type="spellStart"/>
            <w:r w:rsidRPr="00C84555">
              <w:rPr>
                <w:rFonts w:ascii="Times New Roman" w:eastAsia="Times New Roman" w:hAnsi="Times New Roman" w:cs="Times New Roman"/>
                <w:color w:val="000000"/>
                <w:sz w:val="18"/>
                <w:szCs w:val="18"/>
              </w:rPr>
              <w:t>conn.setNamespace</w:t>
            </w:r>
            <w:proofErr w:type="spellEnd"/>
            <w:r w:rsidRPr="00C84555">
              <w:rPr>
                <w:rFonts w:ascii="Times New Roman" w:eastAsia="Times New Roman" w:hAnsi="Times New Roman" w:cs="Times New Roman"/>
                <w:color w:val="000000"/>
                <w:sz w:val="18"/>
                <w:szCs w:val="18"/>
              </w:rPr>
              <w:t>(“</w:t>
            </w:r>
            <w:proofErr w:type="spellStart"/>
            <w:r w:rsidRPr="00C84555">
              <w:rPr>
                <w:rFonts w:ascii="Times New Roman" w:eastAsia="Times New Roman" w:hAnsi="Times New Roman" w:cs="Times New Roman"/>
                <w:color w:val="000000"/>
                <w:sz w:val="18"/>
                <w:szCs w:val="18"/>
              </w:rPr>
              <w:t>xt</w:t>
            </w:r>
            <w:proofErr w:type="spellEnd"/>
            <w:r w:rsidRPr="00C84555">
              <w:rPr>
                <w:rFonts w:ascii="Times New Roman" w:eastAsia="Times New Roman" w:hAnsi="Times New Roman" w:cs="Times New Roman"/>
                <w:color w:val="000000"/>
                <w:sz w:val="18"/>
                <w:szCs w:val="18"/>
              </w:rPr>
              <w:t>”,        “</w:t>
            </w:r>
            <w:proofErr w:type="spellStart"/>
            <w:r w:rsidRPr="00C84555">
              <w:rPr>
                <w:rFonts w:ascii="Times New Roman" w:eastAsia="Times New Roman" w:hAnsi="Times New Roman" w:cs="Times New Roman"/>
                <w:color w:val="000000"/>
                <w:sz w:val="18"/>
                <w:szCs w:val="18"/>
              </w:rPr>
              <w:t>http://purl.org/twc/vocab/cross-topix#</w:t>
            </w:r>
            <w:proofErr w:type="spellEnd"/>
            <w:r w:rsidRPr="00C84555">
              <w:rPr>
                <w:rFonts w:ascii="Times New Roman" w:eastAsia="Times New Roman" w:hAnsi="Times New Roman" w:cs="Times New Roman"/>
                <w:color w:val="000000"/>
                <w:sz w:val="18"/>
                <w:szCs w:val="18"/>
              </w:rPr>
              <w:t>”);</w:t>
            </w:r>
            <w:r w:rsidRPr="00C84555">
              <w:rPr>
                <w:rFonts w:ascii="Times New Roman" w:eastAsia="Times New Roman" w:hAnsi="Times New Roman" w:cs="Times New Roman"/>
                <w:sz w:val="24"/>
                <w:szCs w:val="24"/>
              </w:rPr>
              <w:br/>
            </w:r>
            <w:proofErr w:type="spellStart"/>
            <w:r w:rsidRPr="00C84555">
              <w:rPr>
                <w:rFonts w:ascii="Times New Roman" w:eastAsia="Times New Roman" w:hAnsi="Times New Roman" w:cs="Times New Roman"/>
                <w:color w:val="000000"/>
                <w:sz w:val="18"/>
                <w:szCs w:val="18"/>
              </w:rPr>
              <w:t>conn.setNamespace</w:t>
            </w:r>
            <w:proofErr w:type="spellEnd"/>
            <w:r w:rsidRPr="00C84555">
              <w:rPr>
                <w:rFonts w:ascii="Times New Roman" w:eastAsia="Times New Roman" w:hAnsi="Times New Roman" w:cs="Times New Roman"/>
                <w:color w:val="000000"/>
                <w:sz w:val="18"/>
                <w:szCs w:val="18"/>
              </w:rPr>
              <w:t>(“</w:t>
            </w:r>
            <w:proofErr w:type="spellStart"/>
            <w:r w:rsidRPr="00C84555">
              <w:rPr>
                <w:rFonts w:ascii="Times New Roman" w:eastAsia="Times New Roman" w:hAnsi="Times New Roman" w:cs="Times New Roman"/>
                <w:color w:val="000000"/>
                <w:sz w:val="18"/>
                <w:szCs w:val="18"/>
              </w:rPr>
              <w:t>xsd</w:t>
            </w:r>
            <w:proofErr w:type="spellEnd"/>
            <w:r w:rsidRPr="00C84555">
              <w:rPr>
                <w:rFonts w:ascii="Times New Roman" w:eastAsia="Times New Roman" w:hAnsi="Times New Roman" w:cs="Times New Roman"/>
                <w:color w:val="000000"/>
                <w:sz w:val="18"/>
                <w:szCs w:val="18"/>
              </w:rPr>
              <w:t>”,       “</w:t>
            </w:r>
            <w:proofErr w:type="spellStart"/>
            <w:r w:rsidRPr="00C84555">
              <w:rPr>
                <w:rFonts w:ascii="Times New Roman" w:eastAsia="Times New Roman" w:hAnsi="Times New Roman" w:cs="Times New Roman"/>
                <w:color w:val="000000"/>
                <w:sz w:val="18"/>
                <w:szCs w:val="18"/>
              </w:rPr>
              <w:t>http://www.w3.org/2001/XMLSchema#</w:t>
            </w:r>
            <w:proofErr w:type="spellEnd"/>
            <w:r w:rsidRPr="00C84555">
              <w:rPr>
                <w:rFonts w:ascii="Times New Roman" w:eastAsia="Times New Roman" w:hAnsi="Times New Roman" w:cs="Times New Roman"/>
                <w:color w:val="000000"/>
                <w:sz w:val="18"/>
                <w:szCs w:val="18"/>
              </w:rPr>
              <w:t>”);</w:t>
            </w:r>
          </w:p>
        </w:tc>
      </w:tr>
    </w:tbl>
    <w:p w:rsidR="00C84555" w:rsidRPr="00C84555" w:rsidRDefault="00C84555" w:rsidP="00C84555">
      <w:pPr>
        <w:spacing w:after="0"/>
        <w:rPr>
          <w:rFonts w:ascii="Times New Roman" w:eastAsia="Times New Roman" w:hAnsi="Times New Roman" w:cs="Times New Roman"/>
          <w:color w:val="000000"/>
          <w:sz w:val="27"/>
          <w:szCs w:val="27"/>
        </w:rPr>
      </w:pPr>
      <w:r w:rsidRPr="00C84555">
        <w:rPr>
          <w:rFonts w:ascii="Times New Roman" w:eastAsia="Times New Roman" w:hAnsi="Times New Roman" w:cs="Times New Roman"/>
          <w:color w:val="000000"/>
          <w:sz w:val="27"/>
          <w:szCs w:val="27"/>
        </w:rPr>
        <w:br/>
      </w:r>
      <w:r w:rsidRPr="00C84555">
        <w:rPr>
          <w:rFonts w:ascii="Times New Roman" w:eastAsia="Times New Roman" w:hAnsi="Times New Roman" w:cs="Times New Roman"/>
          <w:color w:val="000000"/>
          <w:sz w:val="27"/>
          <w:szCs w:val="27"/>
        </w:rPr>
        <w:br/>
      </w:r>
      <w:r w:rsidRPr="00C84555">
        <w:rPr>
          <w:rFonts w:ascii="Times New Roman" w:eastAsia="Times New Roman" w:hAnsi="Times New Roman" w:cs="Times New Roman"/>
          <w:color w:val="000000"/>
          <w:sz w:val="27"/>
          <w:szCs w:val="27"/>
        </w:rPr>
        <w:br/>
      </w:r>
      <w:r w:rsidRPr="00C84555">
        <w:rPr>
          <w:rFonts w:ascii="Times New Roman" w:eastAsia="Times New Roman" w:hAnsi="Times New Roman" w:cs="Times New Roman"/>
          <w:color w:val="000000"/>
        </w:rPr>
        <w:t xml:space="preserve">The namespace for this project’s vocabulary was chosen to align with the </w:t>
      </w:r>
      <w:hyperlink r:id="rId30" w:history="1">
        <w:r w:rsidRPr="00C84555">
          <w:rPr>
            <w:rFonts w:ascii="Times New Roman" w:eastAsia="Times New Roman" w:hAnsi="Times New Roman" w:cs="Times New Roman"/>
            <w:color w:val="000099"/>
            <w:u w:val="single"/>
          </w:rPr>
          <w:t>purl.org</w:t>
        </w:r>
      </w:hyperlink>
      <w:r w:rsidRPr="00C84555">
        <w:rPr>
          <w:rFonts w:ascii="Times New Roman" w:eastAsia="Times New Roman" w:hAnsi="Times New Roman" w:cs="Times New Roman"/>
          <w:color w:val="000000"/>
        </w:rPr>
        <w:t xml:space="preserve"> service, which provides a redirection service when its URIs </w:t>
      </w:r>
      <w:proofErr w:type="gramStart"/>
      <w:r w:rsidRPr="00C84555">
        <w:rPr>
          <w:rFonts w:ascii="Times New Roman" w:eastAsia="Times New Roman" w:hAnsi="Times New Roman" w:cs="Times New Roman"/>
          <w:color w:val="000000"/>
        </w:rPr>
        <w:t>are</w:t>
      </w:r>
      <w:proofErr w:type="gramEnd"/>
      <w:r w:rsidRPr="00C84555">
        <w:rPr>
          <w:rFonts w:ascii="Times New Roman" w:eastAsia="Times New Roman" w:hAnsi="Times New Roman" w:cs="Times New Roman"/>
          <w:color w:val="000000"/>
        </w:rPr>
        <w:t xml:space="preserve"> requested.</w:t>
      </w:r>
    </w:p>
    <w:p w:rsidR="00C84555" w:rsidRPr="00C84555" w:rsidRDefault="00467A11" w:rsidP="00C84555">
      <w:pPr>
        <w:spacing w:after="0"/>
        <w:rPr>
          <w:rFonts w:ascii="Times New Roman" w:eastAsia="Times New Roman" w:hAnsi="Times New Roman" w:cs="Times New Roman"/>
          <w:color w:val="000000"/>
        </w:rPr>
      </w:pPr>
      <w:hyperlink r:id="rId31" w:history="1">
        <w:r w:rsidR="00C84555" w:rsidRPr="00C84555">
          <w:rPr>
            <w:rFonts w:ascii="Times New Roman" w:eastAsia="Times New Roman" w:hAnsi="Times New Roman" w:cs="Times New Roman"/>
            <w:color w:val="000099"/>
            <w:u w:val="single"/>
          </w:rPr>
          <w:t>http://purl.org/twc/vocab/cross-topix#</w:t>
        </w:r>
      </w:hyperlink>
      <w:r w:rsidR="00C84555" w:rsidRPr="00C84555">
        <w:rPr>
          <w:rFonts w:ascii="Times New Roman" w:eastAsia="Times New Roman" w:hAnsi="Times New Roman" w:cs="Times New Roman"/>
          <w:color w:val="000000"/>
        </w:rPr>
        <w:t xml:space="preserve"> is the namespace for the ontology; </w:t>
      </w:r>
    </w:p>
    <w:p w:rsidR="00C84555" w:rsidRPr="00C84555" w:rsidRDefault="00C84555" w:rsidP="00C84555">
      <w:pPr>
        <w:spacing w:after="0"/>
        <w:rPr>
          <w:rFonts w:ascii="Times New Roman" w:eastAsia="Times New Roman" w:hAnsi="Times New Roman" w:cs="Times New Roman"/>
          <w:color w:val="000000"/>
        </w:rPr>
      </w:pPr>
      <w:r w:rsidRPr="00C84555">
        <w:rPr>
          <w:rFonts w:ascii="Times New Roman" w:eastAsia="Times New Roman" w:hAnsi="Times New Roman" w:cs="Times New Roman"/>
          <w:color w:val="000000"/>
        </w:rPr>
        <w:t xml:space="preserve">dereferencing it resolves to the file in our </w:t>
      </w:r>
      <w:proofErr w:type="spellStart"/>
      <w:r w:rsidRPr="00C84555">
        <w:rPr>
          <w:rFonts w:ascii="Times New Roman" w:eastAsia="Times New Roman" w:hAnsi="Times New Roman" w:cs="Times New Roman"/>
          <w:color w:val="000000"/>
        </w:rPr>
        <w:t>github</w:t>
      </w:r>
      <w:proofErr w:type="spellEnd"/>
      <w:r w:rsidRPr="00C84555">
        <w:rPr>
          <w:rFonts w:ascii="Times New Roman" w:eastAsia="Times New Roman" w:hAnsi="Times New Roman" w:cs="Times New Roman"/>
          <w:color w:val="000000"/>
        </w:rPr>
        <w:t xml:space="preserve"> </w:t>
      </w:r>
      <w:hyperlink r:id="rId32" w:history="1">
        <w:r w:rsidRPr="00C84555">
          <w:rPr>
            <w:rFonts w:ascii="Times New Roman" w:eastAsia="Times New Roman" w:hAnsi="Times New Roman" w:cs="Times New Roman"/>
            <w:color w:val="000099"/>
            <w:u w:val="single"/>
          </w:rPr>
          <w:t>https://github.com/samuelbjohnson/cross-topix/raw/master/ontology/vocab.ttl</w:t>
        </w:r>
      </w:hyperlink>
    </w:p>
    <w:p w:rsidR="00C84555" w:rsidRPr="00C84555" w:rsidRDefault="00C84555" w:rsidP="00C84555">
      <w:pPr>
        <w:spacing w:after="0"/>
        <w:rPr>
          <w:rFonts w:ascii="Times New Roman" w:eastAsia="Times New Roman" w:hAnsi="Times New Roman" w:cs="Times New Roman"/>
          <w:color w:val="000000"/>
        </w:rPr>
      </w:pPr>
      <w:r w:rsidRPr="00C84555">
        <w:rPr>
          <w:rFonts w:ascii="Times New Roman" w:eastAsia="Times New Roman" w:hAnsi="Times New Roman" w:cs="Times New Roman"/>
          <w:color w:val="000000"/>
        </w:rPr>
        <w:t xml:space="preserve">WWW user interface for the file is available at </w:t>
      </w:r>
      <w:hyperlink r:id="rId33" w:history="1">
        <w:r w:rsidRPr="00C84555">
          <w:rPr>
            <w:rFonts w:ascii="Times New Roman" w:eastAsia="Times New Roman" w:hAnsi="Times New Roman" w:cs="Times New Roman"/>
            <w:color w:val="000099"/>
            <w:u w:val="single"/>
          </w:rPr>
          <w:t>https://github.com/samuelbjohnson/cross-topix/blob/master/ontology/vocab.ttl</w:t>
        </w:r>
      </w:hyperlink>
    </w:p>
    <w:p w:rsidR="00C84555" w:rsidRPr="00C84555" w:rsidRDefault="00C84555" w:rsidP="00C84555">
      <w:pPr>
        <w:spacing w:after="0"/>
        <w:rPr>
          <w:rFonts w:ascii="Times New Roman" w:eastAsia="Times New Roman" w:hAnsi="Times New Roman" w:cs="Times New Roman"/>
          <w:color w:val="000000"/>
          <w:sz w:val="27"/>
          <w:szCs w:val="27"/>
        </w:rPr>
      </w:pPr>
      <w:r w:rsidRPr="00C84555">
        <w:rPr>
          <w:rFonts w:ascii="Times New Roman" w:eastAsia="Times New Roman" w:hAnsi="Times New Roman" w:cs="Times New Roman"/>
          <w:color w:val="000000"/>
          <w:sz w:val="27"/>
          <w:szCs w:val="27"/>
        </w:rPr>
        <w:lastRenderedPageBreak/>
        <w:br/>
      </w:r>
      <w:r w:rsidRPr="00C84555">
        <w:rPr>
          <w:rFonts w:ascii="Times New Roman" w:eastAsia="Times New Roman" w:hAnsi="Times New Roman" w:cs="Times New Roman"/>
          <w:noProof/>
          <w:color w:val="000000"/>
          <w:sz w:val="27"/>
          <w:szCs w:val="27"/>
        </w:rPr>
        <w:drawing>
          <wp:inline distT="0" distB="0" distL="0" distR="0">
            <wp:extent cx="6615940" cy="5225143"/>
            <wp:effectExtent l="0" t="0" r="0" b="0"/>
            <wp:docPr id="19" name="Picture 19" descr="https://lh6.googleusercontent.com/mlie00Vcheh09pD6-pg9efGtrZgwW2Ab08HlI7hE-Cnply7VHRm_baTtRDA5lXEsoJk3z00yO37pURIuWAZAJCHFdKXppBtNYJo5Ut9dr6IVUYcj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mlie00Vcheh09pD6-pg9efGtrZgwW2Ab08HlI7hE-Cnply7VHRm_baTtRDA5lXEsoJk3z00yO37pURIuWAZAJCHFdKXppBtNYJo5Ut9dr6IVUYcjcr0"/>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15964" cy="5225162"/>
                    </a:xfrm>
                    <a:prstGeom prst="rect">
                      <a:avLst/>
                    </a:prstGeom>
                    <a:noFill/>
                    <a:ln>
                      <a:noFill/>
                    </a:ln>
                  </pic:spPr>
                </pic:pic>
              </a:graphicData>
            </a:graphic>
          </wp:inline>
        </w:drawing>
      </w:r>
      <w:r w:rsidRPr="00C84555">
        <w:rPr>
          <w:rFonts w:ascii="Times New Roman" w:eastAsia="Times New Roman" w:hAnsi="Times New Roman" w:cs="Times New Roman"/>
          <w:color w:val="000000"/>
          <w:sz w:val="27"/>
          <w:szCs w:val="27"/>
        </w:rPr>
        <w:br/>
      </w:r>
      <w:r w:rsidRPr="00C84555">
        <w:rPr>
          <w:rFonts w:ascii="Times New Roman" w:eastAsia="Times New Roman" w:hAnsi="Times New Roman" w:cs="Times New Roman"/>
          <w:color w:val="000000"/>
        </w:rPr>
        <w:t xml:space="preserve">Figure: This </w:t>
      </w:r>
      <w:hyperlink r:id="rId35" w:history="1">
        <w:r w:rsidRPr="00C84555">
          <w:rPr>
            <w:rFonts w:ascii="Times New Roman" w:eastAsia="Times New Roman" w:hAnsi="Times New Roman" w:cs="Times New Roman"/>
            <w:color w:val="000099"/>
            <w:u w:val="single"/>
          </w:rPr>
          <w:t>screenshot</w:t>
        </w:r>
      </w:hyperlink>
      <w:r w:rsidRPr="00C84555">
        <w:rPr>
          <w:rFonts w:ascii="Times New Roman" w:eastAsia="Times New Roman" w:hAnsi="Times New Roman" w:cs="Times New Roman"/>
          <w:color w:val="000000"/>
        </w:rPr>
        <w:t xml:space="preserve"> documents the creation of the </w:t>
      </w:r>
      <w:hyperlink r:id="rId36" w:history="1">
        <w:r w:rsidRPr="00C84555">
          <w:rPr>
            <w:rFonts w:ascii="Times New Roman" w:eastAsia="Times New Roman" w:hAnsi="Times New Roman" w:cs="Times New Roman"/>
            <w:color w:val="000099"/>
            <w:u w:val="single"/>
          </w:rPr>
          <w:t>purl.org</w:t>
        </w:r>
      </w:hyperlink>
      <w:r w:rsidRPr="00C84555">
        <w:rPr>
          <w:rFonts w:ascii="Times New Roman" w:eastAsia="Times New Roman" w:hAnsi="Times New Roman" w:cs="Times New Roman"/>
          <w:color w:val="000000"/>
        </w:rPr>
        <w:t xml:space="preserve"> vocabulary namespace and its redirection to the </w:t>
      </w:r>
      <w:hyperlink r:id="rId37" w:history="1">
        <w:r w:rsidRPr="00C84555">
          <w:rPr>
            <w:rFonts w:ascii="Times New Roman" w:eastAsia="Times New Roman" w:hAnsi="Times New Roman" w:cs="Times New Roman"/>
            <w:color w:val="000099"/>
            <w:u w:val="single"/>
          </w:rPr>
          <w:t>version-controlled OWL document</w:t>
        </w:r>
      </w:hyperlink>
      <w:r w:rsidRPr="00C84555">
        <w:rPr>
          <w:rFonts w:ascii="Times New Roman" w:eastAsia="Times New Roman" w:hAnsi="Times New Roman" w:cs="Times New Roman"/>
          <w:color w:val="000000"/>
        </w:rPr>
        <w:t xml:space="preserve"> on our </w:t>
      </w:r>
      <w:hyperlink r:id="rId38" w:history="1">
        <w:proofErr w:type="spellStart"/>
        <w:r w:rsidRPr="00C84555">
          <w:rPr>
            <w:rFonts w:ascii="Times New Roman" w:eastAsia="Times New Roman" w:hAnsi="Times New Roman" w:cs="Times New Roman"/>
            <w:color w:val="000099"/>
            <w:u w:val="single"/>
          </w:rPr>
          <w:t>github</w:t>
        </w:r>
        <w:proofErr w:type="spellEnd"/>
        <w:r w:rsidRPr="00C84555">
          <w:rPr>
            <w:rFonts w:ascii="Times New Roman" w:eastAsia="Times New Roman" w:hAnsi="Times New Roman" w:cs="Times New Roman"/>
            <w:color w:val="000099"/>
            <w:u w:val="single"/>
          </w:rPr>
          <w:t xml:space="preserve"> repository</w:t>
        </w:r>
      </w:hyperlink>
      <w:r w:rsidRPr="00C84555">
        <w:rPr>
          <w:rFonts w:ascii="Times New Roman" w:eastAsia="Times New Roman" w:hAnsi="Times New Roman" w:cs="Times New Roman"/>
          <w:color w:val="000000"/>
        </w:rPr>
        <w:t xml:space="preserve">. This enables anyone to dereference URIs in our vocabulary to obtain a formal description for how those terms should be </w:t>
      </w:r>
      <w:proofErr w:type="spellStart"/>
      <w:r w:rsidRPr="00C84555">
        <w:rPr>
          <w:rFonts w:ascii="Times New Roman" w:eastAsia="Times New Roman" w:hAnsi="Times New Roman" w:cs="Times New Roman"/>
          <w:color w:val="000000"/>
        </w:rPr>
        <w:t>interpretted</w:t>
      </w:r>
      <w:proofErr w:type="spellEnd"/>
      <w:r w:rsidRPr="00C84555">
        <w:rPr>
          <w:rFonts w:ascii="Times New Roman" w:eastAsia="Times New Roman" w:hAnsi="Times New Roman" w:cs="Times New Roman"/>
          <w:color w:val="000000"/>
        </w:rPr>
        <w:t>. It also allows us to control the development of the vocabulary while effortlessly allowing others to access it according to semantic web principles.</w:t>
      </w:r>
      <w:r w:rsidRPr="00C84555">
        <w:rPr>
          <w:rFonts w:ascii="Times New Roman" w:eastAsia="Times New Roman" w:hAnsi="Times New Roman" w:cs="Times New Roman"/>
          <w:color w:val="000000"/>
          <w:sz w:val="27"/>
          <w:szCs w:val="27"/>
        </w:rPr>
        <w:br/>
      </w:r>
      <w:r w:rsidRPr="00C84555">
        <w:rPr>
          <w:rFonts w:ascii="Times New Roman" w:eastAsia="Times New Roman" w:hAnsi="Times New Roman" w:cs="Times New Roman"/>
          <w:color w:val="000000"/>
          <w:sz w:val="27"/>
          <w:szCs w:val="27"/>
        </w:rPr>
        <w:br/>
      </w:r>
      <w:r w:rsidRPr="00C84555">
        <w:rPr>
          <w:rFonts w:ascii="Times New Roman" w:eastAsia="Times New Roman" w:hAnsi="Times New Roman" w:cs="Times New Roman"/>
          <w:color w:val="000000"/>
        </w:rPr>
        <w:t>() Design output encoding (cite algorithm, give rating for string pairs)</w:t>
      </w:r>
    </w:p>
    <w:p w:rsidR="00C84555" w:rsidRPr="00C84555" w:rsidRDefault="00C84555" w:rsidP="00C84555">
      <w:pPr>
        <w:spacing w:after="0"/>
        <w:rPr>
          <w:rFonts w:ascii="Times New Roman" w:eastAsia="Times New Roman" w:hAnsi="Times New Roman" w:cs="Times New Roman"/>
          <w:color w:val="000000"/>
        </w:rPr>
      </w:pPr>
      <w:proofErr w:type="spellStart"/>
      <w:r w:rsidRPr="00C84555">
        <w:rPr>
          <w:rFonts w:ascii="Times New Roman" w:eastAsia="Times New Roman" w:hAnsi="Times New Roman" w:cs="Times New Roman"/>
          <w:color w:val="000000"/>
        </w:rPr>
        <w:t>title_u</w:t>
      </w:r>
      <w:proofErr w:type="spellEnd"/>
    </w:p>
    <w:p w:rsidR="00C84555" w:rsidRPr="00C84555" w:rsidRDefault="00C84555" w:rsidP="00C84555">
      <w:pPr>
        <w:spacing w:after="0"/>
        <w:rPr>
          <w:rFonts w:ascii="Times New Roman" w:eastAsia="Times New Roman" w:hAnsi="Times New Roman" w:cs="Times New Roman"/>
          <w:color w:val="000000"/>
        </w:rPr>
      </w:pPr>
      <w:proofErr w:type="spellStart"/>
      <w:r w:rsidRPr="00C84555">
        <w:rPr>
          <w:rFonts w:ascii="Times New Roman" w:eastAsia="Times New Roman" w:hAnsi="Times New Roman" w:cs="Times New Roman"/>
          <w:color w:val="000000"/>
        </w:rPr>
        <w:t>title_p</w:t>
      </w:r>
      <w:proofErr w:type="spellEnd"/>
    </w:p>
    <w:p w:rsidR="00C84555" w:rsidRPr="00C84555" w:rsidRDefault="00C84555" w:rsidP="00C84555">
      <w:pPr>
        <w:spacing w:after="0"/>
        <w:rPr>
          <w:rFonts w:ascii="Times New Roman" w:eastAsia="Times New Roman" w:hAnsi="Times New Roman" w:cs="Times New Roman"/>
          <w:color w:val="000000"/>
        </w:rPr>
      </w:pPr>
      <w:r w:rsidRPr="00C84555">
        <w:rPr>
          <w:rFonts w:ascii="Times New Roman" w:eastAsia="Times New Roman" w:hAnsi="Times New Roman" w:cs="Times New Roman"/>
          <w:color w:val="000000"/>
        </w:rPr>
        <w:t>similarity</w:t>
      </w:r>
    </w:p>
    <w:p w:rsidR="00C84555" w:rsidRPr="00C84555" w:rsidRDefault="00C84555" w:rsidP="00C84555">
      <w:pPr>
        <w:spacing w:after="0"/>
        <w:rPr>
          <w:rFonts w:ascii="Times New Roman" w:eastAsia="Times New Roman" w:hAnsi="Times New Roman" w:cs="Times New Roman"/>
          <w:color w:val="000000"/>
        </w:rPr>
      </w:pPr>
      <w:proofErr w:type="gramStart"/>
      <w:r w:rsidRPr="00C84555">
        <w:rPr>
          <w:rFonts w:ascii="Times New Roman" w:eastAsia="Times New Roman" w:hAnsi="Times New Roman" w:cs="Times New Roman"/>
          <w:color w:val="000000"/>
        </w:rPr>
        <w:t>heuristic</w:t>
      </w:r>
      <w:proofErr w:type="gramEnd"/>
      <w:r w:rsidRPr="00C84555">
        <w:rPr>
          <w:rFonts w:ascii="Times New Roman" w:eastAsia="Times New Roman" w:hAnsi="Times New Roman" w:cs="Times New Roman"/>
          <w:color w:val="000000"/>
        </w:rPr>
        <w:t xml:space="preserve"> used</w:t>
      </w:r>
      <w:r w:rsidRPr="00C84555">
        <w:rPr>
          <w:rFonts w:ascii="Times New Roman" w:eastAsia="Times New Roman" w:hAnsi="Times New Roman" w:cs="Times New Roman"/>
          <w:color w:val="000000"/>
          <w:sz w:val="27"/>
          <w:szCs w:val="27"/>
        </w:rPr>
        <w:br/>
      </w:r>
    </w:p>
    <w:tbl>
      <w:tblPr>
        <w:tblW w:w="9360" w:type="dxa"/>
        <w:tblCellMar>
          <w:top w:w="15" w:type="dxa"/>
          <w:left w:w="15" w:type="dxa"/>
          <w:bottom w:w="15" w:type="dxa"/>
          <w:right w:w="15" w:type="dxa"/>
        </w:tblCellMar>
        <w:tblLook w:val="04A0"/>
      </w:tblPr>
      <w:tblGrid>
        <w:gridCol w:w="9360"/>
      </w:tblGrid>
      <w:tr w:rsidR="00C84555" w:rsidRPr="00C84555" w:rsidTr="00C84555">
        <w:tc>
          <w:tcPr>
            <w:tcW w:w="0" w:type="auto"/>
            <w:tcBorders>
              <w:top w:val="dotted" w:sz="6" w:space="0" w:color="AAAAAA"/>
              <w:left w:val="dotted" w:sz="6" w:space="0" w:color="AAAAAA"/>
              <w:bottom w:val="dotted" w:sz="6" w:space="0" w:color="AAAAAA"/>
              <w:right w:val="dotted" w:sz="6" w:space="0" w:color="AAAAAA"/>
            </w:tcBorders>
            <w:shd w:val="clear" w:color="auto" w:fill="FFFFCC"/>
            <w:tcMar>
              <w:top w:w="105" w:type="dxa"/>
              <w:left w:w="105" w:type="dxa"/>
              <w:bottom w:w="105" w:type="dxa"/>
              <w:right w:w="105" w:type="dxa"/>
            </w:tcMar>
            <w:hideMark/>
          </w:tcPr>
          <w:p w:rsidR="00C84555" w:rsidRPr="00C84555" w:rsidRDefault="00C84555" w:rsidP="00C84555">
            <w:pPr>
              <w:spacing w:after="0"/>
              <w:rPr>
                <w:rFonts w:ascii="Times New Roman" w:eastAsia="Times New Roman" w:hAnsi="Times New Roman" w:cs="Times New Roman"/>
                <w:sz w:val="24"/>
                <w:szCs w:val="24"/>
              </w:rPr>
            </w:pPr>
            <w:r w:rsidRPr="00C84555">
              <w:rPr>
                <w:rFonts w:ascii="Times New Roman" w:eastAsia="Times New Roman" w:hAnsi="Times New Roman" w:cs="Times New Roman"/>
                <w:color w:val="000000"/>
                <w:sz w:val="16"/>
                <w:szCs w:val="16"/>
              </w:rPr>
              <w:t xml:space="preserve">@prefix </w:t>
            </w:r>
            <w:proofErr w:type="spellStart"/>
            <w:r w:rsidRPr="00C84555">
              <w:rPr>
                <w:rFonts w:ascii="Times New Roman" w:eastAsia="Times New Roman" w:hAnsi="Times New Roman" w:cs="Times New Roman"/>
                <w:color w:val="000000"/>
                <w:sz w:val="16"/>
                <w:szCs w:val="16"/>
              </w:rPr>
              <w:t>xsd</w:t>
            </w:r>
            <w:proofErr w:type="spellEnd"/>
            <w:r w:rsidRPr="00C84555">
              <w:rPr>
                <w:rFonts w:ascii="Times New Roman" w:eastAsia="Times New Roman" w:hAnsi="Times New Roman" w:cs="Times New Roman"/>
                <w:color w:val="000000"/>
                <w:sz w:val="16"/>
                <w:szCs w:val="16"/>
              </w:rPr>
              <w:t>:        &lt;</w:t>
            </w:r>
            <w:proofErr w:type="spellStart"/>
            <w:r w:rsidRPr="00C84555">
              <w:rPr>
                <w:rFonts w:ascii="Times New Roman" w:eastAsia="Times New Roman" w:hAnsi="Times New Roman" w:cs="Times New Roman"/>
                <w:color w:val="000000"/>
                <w:sz w:val="16"/>
                <w:szCs w:val="16"/>
              </w:rPr>
              <w:t>http://www.w3.org/2001/XMLSchema#</w:t>
            </w:r>
            <w:proofErr w:type="spellEnd"/>
            <w:proofErr w:type="gramStart"/>
            <w:r w:rsidRPr="00C84555">
              <w:rPr>
                <w:rFonts w:ascii="Times New Roman" w:eastAsia="Times New Roman" w:hAnsi="Times New Roman" w:cs="Times New Roman"/>
                <w:color w:val="000000"/>
                <w:sz w:val="16"/>
                <w:szCs w:val="16"/>
              </w:rPr>
              <w:t>&gt; .</w:t>
            </w:r>
            <w:proofErr w:type="gramEnd"/>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6"/>
                <w:szCs w:val="16"/>
              </w:rPr>
              <w:t xml:space="preserve">@prefix </w:t>
            </w:r>
            <w:proofErr w:type="spellStart"/>
            <w:r w:rsidRPr="00C84555">
              <w:rPr>
                <w:rFonts w:ascii="Times New Roman" w:eastAsia="Times New Roman" w:hAnsi="Times New Roman" w:cs="Times New Roman"/>
                <w:color w:val="000000"/>
                <w:sz w:val="16"/>
                <w:szCs w:val="16"/>
              </w:rPr>
              <w:t>dcterms</w:t>
            </w:r>
            <w:proofErr w:type="spellEnd"/>
            <w:r w:rsidRPr="00C84555">
              <w:rPr>
                <w:rFonts w:ascii="Times New Roman" w:eastAsia="Times New Roman" w:hAnsi="Times New Roman" w:cs="Times New Roman"/>
                <w:color w:val="000000"/>
                <w:sz w:val="16"/>
                <w:szCs w:val="16"/>
              </w:rPr>
              <w:t>:    &lt;</w:t>
            </w:r>
            <w:proofErr w:type="spellStart"/>
            <w:r w:rsidRPr="00C84555">
              <w:rPr>
                <w:rFonts w:ascii="Times New Roman" w:eastAsia="Times New Roman" w:hAnsi="Times New Roman" w:cs="Times New Roman"/>
                <w:color w:val="000000"/>
                <w:sz w:val="16"/>
                <w:szCs w:val="16"/>
              </w:rPr>
              <w:t>http://purl.org/dc/terms/</w:t>
            </w:r>
            <w:proofErr w:type="spellEnd"/>
            <w:proofErr w:type="gramStart"/>
            <w:r w:rsidRPr="00C84555">
              <w:rPr>
                <w:rFonts w:ascii="Times New Roman" w:eastAsia="Times New Roman" w:hAnsi="Times New Roman" w:cs="Times New Roman"/>
                <w:color w:val="000000"/>
                <w:sz w:val="16"/>
                <w:szCs w:val="16"/>
              </w:rPr>
              <w:t>&gt; .</w:t>
            </w:r>
            <w:proofErr w:type="gramEnd"/>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6"/>
                <w:szCs w:val="16"/>
              </w:rPr>
              <w:t xml:space="preserve">@prefix </w:t>
            </w:r>
            <w:proofErr w:type="spellStart"/>
            <w:r w:rsidRPr="00C84555">
              <w:rPr>
                <w:rFonts w:ascii="Times New Roman" w:eastAsia="Times New Roman" w:hAnsi="Times New Roman" w:cs="Times New Roman"/>
                <w:color w:val="000000"/>
                <w:sz w:val="16"/>
                <w:szCs w:val="16"/>
              </w:rPr>
              <w:t>xt</w:t>
            </w:r>
            <w:proofErr w:type="spellEnd"/>
            <w:r w:rsidRPr="00C84555">
              <w:rPr>
                <w:rFonts w:ascii="Times New Roman" w:eastAsia="Times New Roman" w:hAnsi="Times New Roman" w:cs="Times New Roman"/>
                <w:color w:val="000000"/>
                <w:sz w:val="16"/>
                <w:szCs w:val="16"/>
              </w:rPr>
              <w:t>:         &lt;</w:t>
            </w:r>
            <w:proofErr w:type="spellStart"/>
            <w:r w:rsidRPr="00C84555">
              <w:rPr>
                <w:rFonts w:ascii="Times New Roman" w:eastAsia="Times New Roman" w:hAnsi="Times New Roman" w:cs="Times New Roman"/>
                <w:color w:val="000000"/>
                <w:sz w:val="16"/>
                <w:szCs w:val="16"/>
              </w:rPr>
              <w:t>http://purl.org/twc/vocab/cross-topix#</w:t>
            </w:r>
            <w:proofErr w:type="spellEnd"/>
            <w:proofErr w:type="gramStart"/>
            <w:r w:rsidRPr="00C84555">
              <w:rPr>
                <w:rFonts w:ascii="Times New Roman" w:eastAsia="Times New Roman" w:hAnsi="Times New Roman" w:cs="Times New Roman"/>
                <w:color w:val="000000"/>
                <w:sz w:val="16"/>
                <w:szCs w:val="16"/>
              </w:rPr>
              <w:t>&gt; .</w:t>
            </w:r>
            <w:proofErr w:type="gramEnd"/>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6"/>
                <w:szCs w:val="16"/>
              </w:rPr>
              <w:t>@prefix comparison: &lt;http://beta.twc.rpi.edu/id/cross-topix/alpha/</w:t>
            </w:r>
            <w:proofErr w:type="gramStart"/>
            <w:r w:rsidRPr="00C84555">
              <w:rPr>
                <w:rFonts w:ascii="Times New Roman" w:eastAsia="Times New Roman" w:hAnsi="Times New Roman" w:cs="Times New Roman"/>
                <w:color w:val="000000"/>
                <w:sz w:val="16"/>
                <w:szCs w:val="16"/>
              </w:rPr>
              <w:t>&gt; .</w:t>
            </w:r>
            <w:proofErr w:type="gramEnd"/>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6"/>
                <w:szCs w:val="16"/>
              </w:rPr>
              <w:t>comparison:551c2c8a0c2a2e07b488d1b8110c116f</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sz w:val="24"/>
                <w:szCs w:val="24"/>
              </w:rPr>
              <w:lastRenderedPageBreak/>
              <w:br/>
            </w:r>
            <w:r w:rsidRPr="00C84555">
              <w:rPr>
                <w:rFonts w:ascii="Times New Roman" w:eastAsia="Times New Roman" w:hAnsi="Times New Roman" w:cs="Times New Roman"/>
                <w:color w:val="000000"/>
                <w:sz w:val="16"/>
                <w:szCs w:val="16"/>
              </w:rPr>
              <w:t>  xt:comparable_1 &lt;http://imslp.org/wiki/Ave_verum_corpus,_K.618_(Mozart,_Wolfgang_Amadeus)&gt; ;</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6"/>
                <w:szCs w:val="16"/>
              </w:rPr>
              <w:t>  xt:comparable_2 &lt;http://www3.cpdl.org/wiki/index.php/Ave_verum_corpus,_KV_618_(Wolfgang_Amadeus_Mozart)&gt; ;</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6"/>
                <w:szCs w:val="16"/>
              </w:rPr>
              <w:t>  </w:t>
            </w:r>
            <w:proofErr w:type="spellStart"/>
            <w:r w:rsidRPr="00C84555">
              <w:rPr>
                <w:rFonts w:ascii="Times New Roman" w:eastAsia="Times New Roman" w:hAnsi="Times New Roman" w:cs="Times New Roman"/>
                <w:color w:val="000000"/>
                <w:sz w:val="16"/>
                <w:szCs w:val="16"/>
              </w:rPr>
              <w:t>xt:similarity</w:t>
            </w:r>
            <w:proofErr w:type="spellEnd"/>
            <w:r w:rsidRPr="00C84555">
              <w:rPr>
                <w:rFonts w:ascii="Times New Roman" w:eastAsia="Times New Roman" w:hAnsi="Times New Roman" w:cs="Times New Roman"/>
                <w:color w:val="000000"/>
                <w:sz w:val="16"/>
                <w:szCs w:val="16"/>
              </w:rPr>
              <w:t xml:space="preserve"> "0.36"^^</w:t>
            </w:r>
            <w:proofErr w:type="spellStart"/>
            <w:r w:rsidRPr="00C84555">
              <w:rPr>
                <w:rFonts w:ascii="Times New Roman" w:eastAsia="Times New Roman" w:hAnsi="Times New Roman" w:cs="Times New Roman"/>
                <w:color w:val="000000"/>
                <w:sz w:val="16"/>
                <w:szCs w:val="16"/>
              </w:rPr>
              <w:t>xsd:double</w:t>
            </w:r>
            <w:proofErr w:type="spellEnd"/>
            <w:r w:rsidRPr="00C84555">
              <w:rPr>
                <w:rFonts w:ascii="Times New Roman" w:eastAsia="Times New Roman" w:hAnsi="Times New Roman" w:cs="Times New Roman"/>
                <w:color w:val="000000"/>
                <w:sz w:val="16"/>
                <w:szCs w:val="16"/>
              </w:rPr>
              <w:t xml:space="preserve"> </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6"/>
                <w:szCs w:val="16"/>
              </w:rPr>
              <w:t>.</w:t>
            </w:r>
          </w:p>
        </w:tc>
      </w:tr>
    </w:tbl>
    <w:p w:rsidR="00C84555" w:rsidRPr="00C84555" w:rsidRDefault="00C84555" w:rsidP="00E07744">
      <w:pPr>
        <w:pStyle w:val="Heading2"/>
        <w:spacing w:before="0" w:beforeAutospacing="0" w:after="0" w:afterAutospacing="0"/>
        <w:rPr>
          <w:bCs w:val="0"/>
          <w:color w:val="000000"/>
          <w:sz w:val="24"/>
          <w:szCs w:val="24"/>
        </w:rPr>
      </w:pPr>
    </w:p>
    <w:p w:rsidR="00C84555" w:rsidRPr="00FA1BA7" w:rsidRDefault="00C84555" w:rsidP="00E07744">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bookmarkStart w:id="681" w:name="_Toc291793224"/>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35668A" w:rsidRDefault="0035668A">
      <w:pPr>
        <w:rPr>
          <w:rFonts w:ascii="Times New Roman" w:eastAsia="Times New Roman" w:hAnsi="Times New Roman" w:cs="Times New Roman"/>
          <w:b/>
          <w:color w:val="000000"/>
          <w:sz w:val="24"/>
          <w:szCs w:val="24"/>
        </w:rPr>
      </w:pPr>
      <w:r>
        <w:rPr>
          <w:bCs/>
          <w:color w:val="000000"/>
          <w:sz w:val="24"/>
          <w:szCs w:val="24"/>
        </w:rPr>
        <w:br w:type="page"/>
      </w:r>
    </w:p>
    <w:p w:rsidR="00FA1BA7" w:rsidRPr="00FA1BA7" w:rsidRDefault="00E65598" w:rsidP="00FA1BA7">
      <w:pPr>
        <w:pStyle w:val="Heading2"/>
        <w:spacing w:before="0" w:beforeAutospacing="0" w:after="0" w:afterAutospacing="0"/>
        <w:rPr>
          <w:bCs w:val="0"/>
          <w:color w:val="000000"/>
          <w:sz w:val="24"/>
          <w:szCs w:val="24"/>
        </w:rPr>
      </w:pPr>
      <w:r w:rsidRPr="00FA1BA7">
        <w:rPr>
          <w:bCs w:val="0"/>
          <w:color w:val="000000"/>
          <w:sz w:val="24"/>
          <w:szCs w:val="24"/>
        </w:rPr>
        <w:lastRenderedPageBreak/>
        <w:t>E.</w:t>
      </w:r>
      <w:r w:rsidR="00FA1BA7" w:rsidRPr="00FA1BA7">
        <w:rPr>
          <w:color w:val="000000"/>
          <w:sz w:val="24"/>
          <w:szCs w:val="24"/>
        </w:rPr>
        <w:t xml:space="preserve"> Implement</w:t>
      </w:r>
      <w:r w:rsidR="00FA1BA7">
        <w:rPr>
          <w:color w:val="000000"/>
          <w:sz w:val="24"/>
          <w:szCs w:val="24"/>
        </w:rPr>
        <w:t>ation of the</w:t>
      </w:r>
      <w:r w:rsidR="00FA1BA7" w:rsidRPr="00FA1BA7">
        <w:rPr>
          <w:color w:val="000000"/>
          <w:sz w:val="24"/>
          <w:szCs w:val="24"/>
        </w:rPr>
        <w:t xml:space="preserve"> Social Machine</w:t>
      </w:r>
      <w:r w:rsidR="00FA1BA7">
        <w:rPr>
          <w:color w:val="000000"/>
          <w:sz w:val="24"/>
          <w:szCs w:val="24"/>
        </w:rPr>
        <w:t>:</w:t>
      </w:r>
      <w:bookmarkEnd w:id="681"/>
    </w:p>
    <w:p w:rsidR="00FA1BA7" w:rsidRPr="00FA1BA7" w:rsidRDefault="00467A11" w:rsidP="00FA1BA7">
      <w:pPr>
        <w:spacing w:after="0"/>
        <w:rPr>
          <w:rFonts w:ascii="Times New Roman" w:eastAsia="Times New Roman" w:hAnsi="Times New Roman" w:cs="Times New Roman"/>
          <w:color w:val="000000"/>
          <w:sz w:val="27"/>
          <w:szCs w:val="27"/>
        </w:rPr>
      </w:pPr>
      <w:hyperlink r:id="rId39" w:history="1">
        <w:r w:rsidR="00FA1BA7" w:rsidRPr="00FA1BA7">
          <w:rPr>
            <w:rFonts w:ascii="Times New Roman" w:eastAsia="Times New Roman" w:hAnsi="Times New Roman" w:cs="Times New Roman"/>
            <w:color w:val="000099"/>
            <w:sz w:val="24"/>
            <w:szCs w:val="24"/>
            <w:u w:val="single"/>
          </w:rPr>
          <w:t>http://leo.tw.rpi.edu:81/helloWorld.html</w:t>
        </w:r>
      </w:hyperlink>
    </w:p>
    <w:p w:rsidR="00FA1BA7" w:rsidRPr="00FA1BA7" w:rsidRDefault="00FA1BA7" w:rsidP="00FA1BA7">
      <w:pPr>
        <w:spacing w:after="0"/>
        <w:rPr>
          <w:rFonts w:ascii="Times New Roman" w:eastAsia="Times New Roman" w:hAnsi="Times New Roman" w:cs="Times New Roman"/>
          <w:color w:val="000000"/>
          <w:sz w:val="27"/>
          <w:szCs w:val="27"/>
        </w:rPr>
      </w:pP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 Load string matching algorithm results into ARC2 SPARQL endpoint</w:t>
      </w: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 Trial RDF with proposed triples testing with UPDATE and QUERY</w:t>
      </w: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(X) AJAX client to query page similarity results (</w:t>
      </w:r>
      <w:proofErr w:type="spellStart"/>
      <w:r w:rsidRPr="00FA1BA7">
        <w:rPr>
          <w:rFonts w:ascii="Times New Roman" w:eastAsia="Times New Roman" w:hAnsi="Times New Roman" w:cs="Times New Roman"/>
          <w:color w:val="000000"/>
        </w:rPr>
        <w:t>JQuery</w:t>
      </w:r>
      <w:proofErr w:type="spellEnd"/>
      <w:r w:rsidRPr="00FA1BA7">
        <w:rPr>
          <w:rFonts w:ascii="Times New Roman" w:eastAsia="Times New Roman" w:hAnsi="Times New Roman" w:cs="Times New Roman"/>
          <w:color w:val="000000"/>
        </w:rPr>
        <w:t>)</w:t>
      </w: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(X) display proposed suggestions for user feedback (</w:t>
      </w:r>
      <w:proofErr w:type="spellStart"/>
      <w:r w:rsidRPr="00FA1BA7">
        <w:rPr>
          <w:rFonts w:ascii="Times New Roman" w:eastAsia="Times New Roman" w:hAnsi="Times New Roman" w:cs="Times New Roman"/>
          <w:color w:val="000000"/>
        </w:rPr>
        <w:t>JQuery</w:t>
      </w:r>
      <w:proofErr w:type="spellEnd"/>
      <w:r w:rsidRPr="00FA1BA7">
        <w:rPr>
          <w:rFonts w:ascii="Times New Roman" w:eastAsia="Times New Roman" w:hAnsi="Times New Roman" w:cs="Times New Roman"/>
          <w:color w:val="000000"/>
        </w:rPr>
        <w:t>)</w:t>
      </w: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 accept and report back human response (Y/N) SPAR/UL</w:t>
      </w:r>
    </w:p>
    <w:p w:rsidR="00FA1BA7" w:rsidRPr="00FA1BA7" w:rsidRDefault="00FA1BA7" w:rsidP="00FA1BA7">
      <w:pPr>
        <w:spacing w:after="0"/>
        <w:rPr>
          <w:rFonts w:ascii="Times New Roman" w:eastAsia="Times New Roman" w:hAnsi="Times New Roman" w:cs="Times New Roman"/>
          <w:color w:val="000000"/>
        </w:rPr>
      </w:pPr>
      <w:r w:rsidRPr="00FA1BA7">
        <w:rPr>
          <w:rFonts w:ascii="Times New Roman" w:eastAsia="Times New Roman" w:hAnsi="Times New Roman" w:cs="Times New Roman"/>
          <w:color w:val="000000"/>
        </w:rPr>
        <w:t>Name of person</w:t>
      </w:r>
    </w:p>
    <w:p w:rsidR="00FA1BA7" w:rsidRPr="00FA1BA7" w:rsidRDefault="00FA1BA7" w:rsidP="00FA1BA7">
      <w:pPr>
        <w:spacing w:after="0"/>
        <w:rPr>
          <w:rFonts w:ascii="Times New Roman" w:eastAsia="Times New Roman" w:hAnsi="Times New Roman" w:cs="Times New Roman"/>
          <w:color w:val="000000"/>
        </w:rPr>
      </w:pPr>
      <w:r w:rsidRPr="00FA1BA7">
        <w:rPr>
          <w:rFonts w:ascii="Times New Roman" w:eastAsia="Times New Roman" w:hAnsi="Times New Roman" w:cs="Times New Roman"/>
          <w:color w:val="000000"/>
        </w:rPr>
        <w:t>Feedback: approve or disapprove suggestion</w:t>
      </w:r>
    </w:p>
    <w:p w:rsidR="00FA1BA7" w:rsidRPr="00FA1BA7" w:rsidRDefault="00FA1BA7" w:rsidP="00FA1BA7">
      <w:pPr>
        <w:spacing w:after="0"/>
        <w:rPr>
          <w:rFonts w:ascii="Times New Roman" w:eastAsia="Times New Roman" w:hAnsi="Times New Roman" w:cs="Times New Roman"/>
          <w:color w:val="000000"/>
          <w:sz w:val="27"/>
          <w:szCs w:val="27"/>
        </w:rPr>
      </w:pP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 learn “enough” SPARQL</w:t>
      </w:r>
    </w:p>
    <w:p w:rsidR="00FA1BA7" w:rsidRPr="00FA1BA7" w:rsidRDefault="00467A11" w:rsidP="00FA1BA7">
      <w:pPr>
        <w:spacing w:after="0"/>
        <w:rPr>
          <w:rFonts w:ascii="Times New Roman" w:eastAsia="Times New Roman" w:hAnsi="Times New Roman" w:cs="Times New Roman"/>
          <w:color w:val="000000"/>
        </w:rPr>
      </w:pPr>
      <w:hyperlink r:id="rId40" w:history="1">
        <w:r w:rsidR="00FA1BA7" w:rsidRPr="00FA1BA7">
          <w:rPr>
            <w:rFonts w:ascii="Times New Roman" w:eastAsia="Times New Roman" w:hAnsi="Times New Roman" w:cs="Times New Roman"/>
            <w:color w:val="000099"/>
            <w:u w:val="single"/>
          </w:rPr>
          <w:t>http://logd.tw.rpi.edu/technology/SPARQL</w:t>
        </w:r>
      </w:hyperlink>
      <w:r w:rsidR="00FA1BA7" w:rsidRPr="00FA1BA7">
        <w:rPr>
          <w:rFonts w:ascii="Times New Roman" w:eastAsia="Times New Roman" w:hAnsi="Times New Roman" w:cs="Times New Roman"/>
          <w:color w:val="000000"/>
        </w:rPr>
        <w:t xml:space="preserve"> lists some learning resources.</w:t>
      </w:r>
      <w:r w:rsidR="00FA1BA7" w:rsidRPr="00FA1BA7">
        <w:rPr>
          <w:rFonts w:ascii="Times New Roman" w:eastAsia="Times New Roman" w:hAnsi="Times New Roman" w:cs="Times New Roman"/>
          <w:color w:val="000000"/>
          <w:sz w:val="27"/>
          <w:szCs w:val="27"/>
        </w:rPr>
        <w:br/>
      </w:r>
    </w:p>
    <w:tbl>
      <w:tblPr>
        <w:tblW w:w="0" w:type="auto"/>
        <w:tblCellMar>
          <w:top w:w="15" w:type="dxa"/>
          <w:left w:w="15" w:type="dxa"/>
          <w:bottom w:w="15" w:type="dxa"/>
          <w:right w:w="15" w:type="dxa"/>
        </w:tblCellMar>
        <w:tblLook w:val="04A0"/>
      </w:tblPr>
      <w:tblGrid>
        <w:gridCol w:w="821"/>
        <w:gridCol w:w="1933"/>
        <w:gridCol w:w="1457"/>
        <w:gridCol w:w="1359"/>
      </w:tblGrid>
      <w:tr w:rsidR="00FA1BA7" w:rsidRPr="00FA1BA7" w:rsidTr="00FA1BA7">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r w:rsidRPr="00FA1BA7">
              <w:rPr>
                <w:rFonts w:ascii="Times New Roman" w:eastAsia="Times New Roman" w:hAnsi="Times New Roman" w:cs="Times New Roman"/>
                <w:color w:val="000000"/>
              </w:rPr>
              <w:t>Source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r w:rsidRPr="00FA1BA7">
              <w:rPr>
                <w:rFonts w:ascii="Times New Roman" w:eastAsia="Times New Roman" w:hAnsi="Times New Roman" w:cs="Times New Roman"/>
                <w:color w:val="000000"/>
              </w:rPr>
              <w:t>Dataset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r w:rsidRPr="00FA1BA7">
              <w:rPr>
                <w:rFonts w:ascii="Times New Roman" w:eastAsia="Times New Roman" w:hAnsi="Times New Roman" w:cs="Times New Roman"/>
                <w:color w:val="000000"/>
              </w:rPr>
              <w:t>Version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r w:rsidRPr="00FA1BA7">
              <w:rPr>
                <w:rFonts w:ascii="Times New Roman" w:eastAsia="Times New Roman" w:hAnsi="Times New Roman" w:cs="Times New Roman"/>
                <w:color w:val="000000"/>
              </w:rPr>
              <w:t>Dataset URI</w:t>
            </w:r>
          </w:p>
        </w:tc>
      </w:tr>
      <w:tr w:rsidR="00FA1BA7" w:rsidRPr="00FA1BA7" w:rsidTr="00FA1BA7">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r w:rsidRPr="00FA1BA7">
              <w:rPr>
                <w:rFonts w:ascii="Times New Roman" w:eastAsia="Times New Roman" w:hAnsi="Times New Roman" w:cs="Times New Roman"/>
                <w:color w:val="000000"/>
              </w:rPr>
              <w:t>orange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r w:rsidRPr="00FA1BA7">
              <w:rPr>
                <w:rFonts w:ascii="Times New Roman" w:eastAsia="Times New Roman" w:hAnsi="Times New Roman" w:cs="Times New Roman"/>
                <w:color w:val="000000"/>
              </w:rPr>
              <w:t>crowd-verifications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r w:rsidRPr="00FA1BA7">
              <w:rPr>
                <w:rFonts w:ascii="Times New Roman" w:eastAsia="Times New Roman" w:hAnsi="Times New Roman" w:cs="Times New Roman"/>
                <w:color w:val="000000"/>
              </w:rPr>
              <w:t>2011-Apr-XX</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467A11" w:rsidP="00FA1BA7">
            <w:pPr>
              <w:spacing w:after="0"/>
              <w:rPr>
                <w:rFonts w:ascii="Times New Roman" w:eastAsia="Times New Roman" w:hAnsi="Times New Roman" w:cs="Times New Roman"/>
                <w:sz w:val="24"/>
                <w:szCs w:val="24"/>
              </w:rPr>
            </w:pPr>
            <w:hyperlink r:id="rId41" w:history="1">
              <w:r w:rsidR="00FA1BA7" w:rsidRPr="00FA1BA7">
                <w:rPr>
                  <w:rFonts w:ascii="Times New Roman" w:eastAsia="Times New Roman" w:hAnsi="Times New Roman" w:cs="Times New Roman"/>
                  <w:color w:val="000099"/>
                  <w:u w:val="single"/>
                </w:rPr>
                <w:t>2011-Apr-25</w:t>
              </w:r>
            </w:hyperlink>
          </w:p>
        </w:tc>
      </w:tr>
    </w:tbl>
    <w:p w:rsidR="00FA1BA7" w:rsidRPr="00FA1BA7" w:rsidRDefault="00FA1BA7" w:rsidP="00FA1BA7">
      <w:pPr>
        <w:spacing w:after="0"/>
        <w:rPr>
          <w:rFonts w:ascii="Times New Roman" w:eastAsia="Times New Roman" w:hAnsi="Times New Roman" w:cs="Times New Roman"/>
          <w:color w:val="000000"/>
          <w:sz w:val="27"/>
          <w:szCs w:val="27"/>
        </w:rPr>
      </w:pP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i/>
          <w:iCs/>
          <w:color w:val="000000"/>
        </w:rPr>
        <w:t xml:space="preserve">What are the titles of the wiki pages that Amanda hand-selected? </w:t>
      </w:r>
      <w:r w:rsidRPr="00FA1BA7">
        <w:rPr>
          <w:rFonts w:ascii="Times New Roman" w:eastAsia="Times New Roman" w:hAnsi="Times New Roman" w:cs="Times New Roman"/>
          <w:color w:val="000000"/>
        </w:rPr>
        <w:t>(</w:t>
      </w:r>
      <w:hyperlink r:id="rId42" w:history="1">
        <w:proofErr w:type="gramStart"/>
        <w:r w:rsidRPr="00FA1BA7">
          <w:rPr>
            <w:rFonts w:ascii="Times New Roman" w:eastAsia="Times New Roman" w:hAnsi="Times New Roman" w:cs="Times New Roman"/>
            <w:color w:val="000099"/>
            <w:u w:val="single"/>
          </w:rPr>
          <w:t>results</w:t>
        </w:r>
        <w:proofErr w:type="gramEnd"/>
      </w:hyperlink>
      <w:r w:rsidRPr="00FA1BA7">
        <w:rPr>
          <w:rFonts w:ascii="Times New Roman" w:eastAsia="Times New Roman" w:hAnsi="Times New Roman" w:cs="Times New Roman"/>
          <w:color w:val="000000"/>
        </w:rPr>
        <w:t>)</w:t>
      </w:r>
    </w:p>
    <w:tbl>
      <w:tblPr>
        <w:tblW w:w="9360" w:type="dxa"/>
        <w:tblCellMar>
          <w:top w:w="15" w:type="dxa"/>
          <w:left w:w="15" w:type="dxa"/>
          <w:bottom w:w="15" w:type="dxa"/>
          <w:right w:w="15" w:type="dxa"/>
        </w:tblCellMar>
        <w:tblLook w:val="04A0"/>
      </w:tblPr>
      <w:tblGrid>
        <w:gridCol w:w="9360"/>
      </w:tblGrid>
      <w:tr w:rsidR="00FA1BA7" w:rsidRPr="00FA1BA7" w:rsidTr="00FA1BA7">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dcterms</w:t>
            </w:r>
            <w:proofErr w:type="spellEnd"/>
            <w:r w:rsidRPr="00FA1BA7">
              <w:rPr>
                <w:rFonts w:ascii="Times New Roman" w:eastAsia="Times New Roman" w:hAnsi="Times New Roman" w:cs="Times New Roman"/>
                <w:color w:val="000000"/>
                <w:sz w:val="16"/>
                <w:szCs w:val="16"/>
              </w:rPr>
              <w:t>: &lt;</w:t>
            </w:r>
            <w:proofErr w:type="spellStart"/>
            <w:r w:rsidRPr="00FA1BA7">
              <w:rPr>
                <w:rFonts w:ascii="Times New Roman" w:eastAsia="Times New Roman" w:hAnsi="Times New Roman" w:cs="Times New Roman"/>
                <w:color w:val="000000"/>
                <w:sz w:val="16"/>
                <w:szCs w:val="16"/>
              </w:rPr>
              <w:t>http://purl.org/dc/terms/</w:t>
            </w:r>
            <w:proofErr w:type="spellEnd"/>
            <w:r w:rsidRPr="00FA1BA7">
              <w:rPr>
                <w:rFonts w:ascii="Times New Roman" w:eastAsia="Times New Roman" w:hAnsi="Times New Roman" w:cs="Times New Roman"/>
                <w:color w:val="000000"/>
                <w:sz w:val="16"/>
                <w:szCs w:val="16"/>
              </w:rPr>
              <w:t>&gt;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cpdl</w:t>
            </w:r>
            <w:proofErr w:type="spellEnd"/>
            <w:r w:rsidRPr="00FA1BA7">
              <w:rPr>
                <w:rFonts w:ascii="Times New Roman" w:eastAsia="Times New Roman" w:hAnsi="Times New Roman" w:cs="Times New Roman"/>
                <w:color w:val="000000"/>
                <w:sz w:val="16"/>
                <w:szCs w:val="16"/>
              </w:rPr>
              <w:t>:</w:t>
            </w:r>
            <w:r w:rsidRPr="00FA1BA7">
              <w:rPr>
                <w:rFonts w:ascii="Times New Roman" w:eastAsia="Times New Roman" w:hAnsi="Times New Roman" w:cs="Times New Roman"/>
                <w:color w:val="000000"/>
                <w:sz w:val="16"/>
                <w:szCs w:val="16"/>
              </w:rPr>
              <w:tab/>
              <w:t>&lt;</w:t>
            </w:r>
            <w:proofErr w:type="spellStart"/>
            <w:r w:rsidRPr="00FA1BA7">
              <w:rPr>
                <w:rFonts w:ascii="Times New Roman" w:eastAsia="Times New Roman" w:hAnsi="Times New Roman" w:cs="Times New Roman"/>
                <w:color w:val="000000"/>
                <w:sz w:val="16"/>
                <w:szCs w:val="16"/>
              </w:rPr>
              <w:t>http://www3.cpdl.org/wiki/index.php/</w:t>
            </w:r>
            <w:proofErr w:type="spellEnd"/>
            <w:r w:rsidRPr="00FA1BA7">
              <w:rPr>
                <w:rFonts w:ascii="Times New Roman" w:eastAsia="Times New Roman" w:hAnsi="Times New Roman" w:cs="Times New Roman"/>
                <w:color w:val="000000"/>
                <w:sz w:val="16"/>
                <w:szCs w:val="16"/>
              </w:rPr>
              <w:t>&gt;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imslp</w:t>
            </w:r>
            <w:proofErr w:type="spellEnd"/>
            <w:r w:rsidRPr="00FA1BA7">
              <w:rPr>
                <w:rFonts w:ascii="Times New Roman" w:eastAsia="Times New Roman" w:hAnsi="Times New Roman" w:cs="Times New Roman"/>
                <w:color w:val="000000"/>
                <w:sz w:val="16"/>
                <w:szCs w:val="16"/>
              </w:rPr>
              <w:t>:   &lt;</w:t>
            </w:r>
            <w:proofErr w:type="spellStart"/>
            <w:r w:rsidRPr="00FA1BA7">
              <w:rPr>
                <w:rFonts w:ascii="Times New Roman" w:eastAsia="Times New Roman" w:hAnsi="Times New Roman" w:cs="Times New Roman"/>
                <w:color w:val="000000"/>
                <w:sz w:val="16"/>
                <w:szCs w:val="16"/>
              </w:rPr>
              <w:t>http://imslp.org/wiki/</w:t>
            </w:r>
            <w:proofErr w:type="spellEnd"/>
            <w:r w:rsidRPr="00FA1BA7">
              <w:rPr>
                <w:rFonts w:ascii="Times New Roman" w:eastAsia="Times New Roman" w:hAnsi="Times New Roman" w:cs="Times New Roman"/>
                <w:color w:val="000000"/>
                <w:sz w:val="16"/>
                <w:szCs w:val="16"/>
              </w:rPr>
              <w:t>&gt;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SELECT ?page ?title</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WHERE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GRAPH &lt;http://leo.tw.rpi.edu/source/orange-amanda/dataset/ground-truth/version/2011-Apr-19&gt;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ab/>
              <w:t xml:space="preserve">?page </w:t>
            </w:r>
            <w:proofErr w:type="spellStart"/>
            <w:r w:rsidRPr="00FA1BA7">
              <w:rPr>
                <w:rFonts w:ascii="Times New Roman" w:eastAsia="Times New Roman" w:hAnsi="Times New Roman" w:cs="Times New Roman"/>
                <w:color w:val="000000"/>
                <w:sz w:val="16"/>
                <w:szCs w:val="16"/>
              </w:rPr>
              <w:t>dcterms:title</w:t>
            </w:r>
            <w:proofErr w:type="spellEnd"/>
            <w:r w:rsidRPr="00FA1BA7">
              <w:rPr>
                <w:rFonts w:ascii="Times New Roman" w:eastAsia="Times New Roman" w:hAnsi="Times New Roman" w:cs="Times New Roman"/>
                <w:color w:val="000000"/>
                <w:sz w:val="16"/>
                <w:szCs w:val="16"/>
              </w:rPr>
              <w:t xml:space="preserve"> ?title</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w:t>
            </w:r>
          </w:p>
        </w:tc>
      </w:tr>
    </w:tbl>
    <w:p w:rsidR="00FA1BA7" w:rsidRPr="00FA1BA7" w:rsidRDefault="00FA1BA7" w:rsidP="00FA1BA7">
      <w:pPr>
        <w:spacing w:after="0"/>
        <w:rPr>
          <w:rFonts w:ascii="Times New Roman" w:eastAsia="Times New Roman" w:hAnsi="Times New Roman" w:cs="Times New Roman"/>
          <w:color w:val="000000"/>
          <w:sz w:val="27"/>
          <w:szCs w:val="27"/>
        </w:rPr>
      </w:pP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iCs/>
          <w:color w:val="000000"/>
        </w:rPr>
        <w:t>What are the similarities (String Distance) for Amanda’s hand-selected examples?</w:t>
      </w:r>
      <w:r w:rsidRPr="00FA1BA7">
        <w:rPr>
          <w:rFonts w:ascii="Times New Roman" w:eastAsia="Times New Roman" w:hAnsi="Times New Roman" w:cs="Times New Roman"/>
          <w:color w:val="000000"/>
        </w:rPr>
        <w:t xml:space="preserve"> (</w:t>
      </w:r>
      <w:hyperlink r:id="rId43" w:history="1">
        <w:proofErr w:type="gramStart"/>
        <w:r w:rsidRPr="00FA1BA7">
          <w:rPr>
            <w:rFonts w:ascii="Times New Roman" w:eastAsia="Times New Roman" w:hAnsi="Times New Roman" w:cs="Times New Roman"/>
            <w:color w:val="000099"/>
            <w:u w:val="single"/>
          </w:rPr>
          <w:t>results</w:t>
        </w:r>
        <w:proofErr w:type="gramEnd"/>
      </w:hyperlink>
      <w:r w:rsidRPr="00FA1BA7">
        <w:rPr>
          <w:rFonts w:ascii="Times New Roman" w:eastAsia="Times New Roman" w:hAnsi="Times New Roman" w:cs="Times New Roman"/>
          <w:color w:val="000000"/>
        </w:rPr>
        <w:t>):</w:t>
      </w:r>
    </w:p>
    <w:tbl>
      <w:tblPr>
        <w:tblW w:w="9360" w:type="dxa"/>
        <w:tblCellMar>
          <w:top w:w="15" w:type="dxa"/>
          <w:left w:w="15" w:type="dxa"/>
          <w:bottom w:w="15" w:type="dxa"/>
          <w:right w:w="15" w:type="dxa"/>
        </w:tblCellMar>
        <w:tblLook w:val="04A0"/>
      </w:tblPr>
      <w:tblGrid>
        <w:gridCol w:w="9360"/>
      </w:tblGrid>
      <w:tr w:rsidR="00FA1BA7" w:rsidRPr="00FA1BA7" w:rsidTr="00FA1BA7">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dcterms</w:t>
            </w:r>
            <w:proofErr w:type="spellEnd"/>
            <w:r w:rsidRPr="00FA1BA7">
              <w:rPr>
                <w:rFonts w:ascii="Times New Roman" w:eastAsia="Times New Roman" w:hAnsi="Times New Roman" w:cs="Times New Roman"/>
                <w:color w:val="000000"/>
                <w:sz w:val="16"/>
                <w:szCs w:val="16"/>
              </w:rPr>
              <w:t>: &lt;</w:t>
            </w:r>
            <w:proofErr w:type="spellStart"/>
            <w:r w:rsidRPr="00FA1BA7">
              <w:rPr>
                <w:rFonts w:ascii="Times New Roman" w:eastAsia="Times New Roman" w:hAnsi="Times New Roman" w:cs="Times New Roman"/>
                <w:color w:val="000000"/>
                <w:sz w:val="16"/>
                <w:szCs w:val="16"/>
              </w:rPr>
              <w:t>http://purl.org/dc/terms/</w:t>
            </w:r>
            <w:proofErr w:type="spellEnd"/>
            <w:r w:rsidRPr="00FA1BA7">
              <w:rPr>
                <w:rFonts w:ascii="Times New Roman" w:eastAsia="Times New Roman" w:hAnsi="Times New Roman" w:cs="Times New Roman"/>
                <w:color w:val="000000"/>
                <w:sz w:val="16"/>
                <w:szCs w:val="16"/>
              </w:rPr>
              <w:t>&gt;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cpdl</w:t>
            </w:r>
            <w:proofErr w:type="spellEnd"/>
            <w:r w:rsidRPr="00FA1BA7">
              <w:rPr>
                <w:rFonts w:ascii="Times New Roman" w:eastAsia="Times New Roman" w:hAnsi="Times New Roman" w:cs="Times New Roman"/>
                <w:color w:val="000000"/>
                <w:sz w:val="16"/>
                <w:szCs w:val="16"/>
              </w:rPr>
              <w:t>:</w:t>
            </w:r>
            <w:r w:rsidRPr="00FA1BA7">
              <w:rPr>
                <w:rFonts w:ascii="Times New Roman" w:eastAsia="Times New Roman" w:hAnsi="Times New Roman" w:cs="Times New Roman"/>
                <w:color w:val="000000"/>
                <w:sz w:val="16"/>
                <w:szCs w:val="16"/>
              </w:rPr>
              <w:tab/>
              <w:t>&lt;</w:t>
            </w:r>
            <w:proofErr w:type="spellStart"/>
            <w:r w:rsidRPr="00FA1BA7">
              <w:rPr>
                <w:rFonts w:ascii="Times New Roman" w:eastAsia="Times New Roman" w:hAnsi="Times New Roman" w:cs="Times New Roman"/>
                <w:color w:val="000000"/>
                <w:sz w:val="16"/>
                <w:szCs w:val="16"/>
              </w:rPr>
              <w:t>http://www3.cpdl.org/wiki/index.php/</w:t>
            </w:r>
            <w:proofErr w:type="spellEnd"/>
            <w:r w:rsidRPr="00FA1BA7">
              <w:rPr>
                <w:rFonts w:ascii="Times New Roman" w:eastAsia="Times New Roman" w:hAnsi="Times New Roman" w:cs="Times New Roman"/>
                <w:color w:val="000000"/>
                <w:sz w:val="16"/>
                <w:szCs w:val="16"/>
              </w:rPr>
              <w:t>&gt;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imslp</w:t>
            </w:r>
            <w:proofErr w:type="spellEnd"/>
            <w:r w:rsidRPr="00FA1BA7">
              <w:rPr>
                <w:rFonts w:ascii="Times New Roman" w:eastAsia="Times New Roman" w:hAnsi="Times New Roman" w:cs="Times New Roman"/>
                <w:color w:val="000000"/>
                <w:sz w:val="16"/>
                <w:szCs w:val="16"/>
              </w:rPr>
              <w:t>:   &lt;</w:t>
            </w:r>
            <w:proofErr w:type="spellStart"/>
            <w:r w:rsidRPr="00FA1BA7">
              <w:rPr>
                <w:rFonts w:ascii="Times New Roman" w:eastAsia="Times New Roman" w:hAnsi="Times New Roman" w:cs="Times New Roman"/>
                <w:color w:val="000000"/>
                <w:sz w:val="16"/>
                <w:szCs w:val="16"/>
              </w:rPr>
              <w:t>http://imslp.org/wiki/</w:t>
            </w:r>
            <w:proofErr w:type="spellEnd"/>
            <w:r w:rsidRPr="00FA1BA7">
              <w:rPr>
                <w:rFonts w:ascii="Times New Roman" w:eastAsia="Times New Roman" w:hAnsi="Times New Roman" w:cs="Times New Roman"/>
                <w:color w:val="000000"/>
                <w:sz w:val="16"/>
                <w:szCs w:val="16"/>
              </w:rPr>
              <w:t>&gt;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xt</w:t>
            </w:r>
            <w:proofErr w:type="spellEnd"/>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t>&lt;http://purl.org/twc/vocab/cross-topix#&gt;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SELECT ?page_1 ?</w:t>
            </w:r>
            <w:proofErr w:type="spellStart"/>
            <w:r w:rsidRPr="00FA1BA7">
              <w:rPr>
                <w:rFonts w:ascii="Times New Roman" w:eastAsia="Times New Roman" w:hAnsi="Times New Roman" w:cs="Times New Roman"/>
                <w:color w:val="000000"/>
                <w:sz w:val="16"/>
                <w:szCs w:val="16"/>
              </w:rPr>
              <w:t>page_2</w:t>
            </w:r>
            <w:proofErr w:type="spellEnd"/>
            <w:r w:rsidRPr="00FA1BA7">
              <w:rPr>
                <w:rFonts w:ascii="Times New Roman" w:eastAsia="Times New Roman" w:hAnsi="Times New Roman" w:cs="Times New Roman"/>
                <w:color w:val="000000"/>
                <w:sz w:val="16"/>
                <w:szCs w:val="16"/>
              </w:rPr>
              <w:t xml:space="preserve"> ?</w:t>
            </w:r>
            <w:proofErr w:type="spellStart"/>
            <w:r w:rsidRPr="00FA1BA7">
              <w:rPr>
                <w:rFonts w:ascii="Times New Roman" w:eastAsia="Times New Roman" w:hAnsi="Times New Roman" w:cs="Times New Roman"/>
                <w:color w:val="000000"/>
                <w:sz w:val="16"/>
                <w:szCs w:val="16"/>
              </w:rPr>
              <w:t>sim</w:t>
            </w:r>
            <w:proofErr w:type="spellEnd"/>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WHERE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GRAPH &lt;http://leo.tw.rpi.edu/source/orange-joiner/dataset/title-similarities/version/2011-Apr-20&gt;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t>?comparison xt:comparable_1 ?page_1;</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t>xt:comparable_2 ?</w:t>
            </w:r>
            <w:proofErr w:type="spellStart"/>
            <w:r w:rsidRPr="00FA1BA7">
              <w:rPr>
                <w:rFonts w:ascii="Times New Roman" w:eastAsia="Times New Roman" w:hAnsi="Times New Roman" w:cs="Times New Roman"/>
                <w:color w:val="000000"/>
                <w:sz w:val="16"/>
                <w:szCs w:val="16"/>
              </w:rPr>
              <w:t>page_2</w:t>
            </w:r>
            <w:proofErr w:type="spellEnd"/>
            <w:r w:rsidRPr="00FA1BA7">
              <w:rPr>
                <w:rFonts w:ascii="Times New Roman" w:eastAsia="Times New Roman" w:hAnsi="Times New Roman" w:cs="Times New Roman"/>
                <w:color w:val="000000"/>
                <w:sz w:val="16"/>
                <w:szCs w:val="16"/>
              </w:rPr>
              <w: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r>
            <w:proofErr w:type="spellStart"/>
            <w:r w:rsidRPr="00FA1BA7">
              <w:rPr>
                <w:rFonts w:ascii="Times New Roman" w:eastAsia="Times New Roman" w:hAnsi="Times New Roman" w:cs="Times New Roman"/>
                <w:color w:val="000000"/>
                <w:sz w:val="16"/>
                <w:szCs w:val="16"/>
              </w:rPr>
              <w:t>xt:similarity</w:t>
            </w:r>
            <w:proofErr w:type="spellEnd"/>
            <w:r w:rsidRPr="00FA1BA7">
              <w:rPr>
                <w:rFonts w:ascii="Times New Roman" w:eastAsia="Times New Roman" w:hAnsi="Times New Roman" w:cs="Times New Roman"/>
                <w:color w:val="000000"/>
                <w:sz w:val="16"/>
                <w:szCs w:val="16"/>
              </w:rPr>
              <w:t xml:space="preserve">   ?</w:t>
            </w:r>
            <w:proofErr w:type="spellStart"/>
            <w:r w:rsidRPr="00FA1BA7">
              <w:rPr>
                <w:rFonts w:ascii="Times New Roman" w:eastAsia="Times New Roman" w:hAnsi="Times New Roman" w:cs="Times New Roman"/>
                <w:color w:val="000000"/>
                <w:sz w:val="16"/>
                <w:szCs w:val="16"/>
              </w:rPr>
              <w:t>sim</w:t>
            </w:r>
            <w:proofErr w:type="spellEnd"/>
            <w:r w:rsidRPr="00FA1BA7">
              <w:rPr>
                <w:rFonts w:ascii="Times New Roman" w:eastAsia="Times New Roman" w:hAnsi="Times New Roman" w:cs="Times New Roman"/>
                <w:color w:val="000000"/>
                <w:sz w:val="16"/>
                <w:szCs w:val="16"/>
              </w:rPr>
              <w: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xml:space="preserve">} ORDER BY </w:t>
            </w:r>
            <w:proofErr w:type="spellStart"/>
            <w:r w:rsidRPr="00FA1BA7">
              <w:rPr>
                <w:rFonts w:ascii="Times New Roman" w:eastAsia="Times New Roman" w:hAnsi="Times New Roman" w:cs="Times New Roman"/>
                <w:color w:val="000000"/>
                <w:sz w:val="16"/>
                <w:szCs w:val="16"/>
              </w:rPr>
              <w:t>DESC</w:t>
            </w:r>
            <w:proofErr w:type="spellEnd"/>
            <w:r w:rsidRPr="00FA1BA7">
              <w:rPr>
                <w:rFonts w:ascii="Times New Roman" w:eastAsia="Times New Roman" w:hAnsi="Times New Roman" w:cs="Times New Roman"/>
                <w:color w:val="000000"/>
                <w:sz w:val="16"/>
                <w:szCs w:val="16"/>
              </w:rPr>
              <w:t>(?</w:t>
            </w:r>
            <w:proofErr w:type="spellStart"/>
            <w:r w:rsidRPr="00FA1BA7">
              <w:rPr>
                <w:rFonts w:ascii="Times New Roman" w:eastAsia="Times New Roman" w:hAnsi="Times New Roman" w:cs="Times New Roman"/>
                <w:color w:val="000000"/>
                <w:sz w:val="16"/>
                <w:szCs w:val="16"/>
              </w:rPr>
              <w:t>sim</w:t>
            </w:r>
            <w:proofErr w:type="spellEnd"/>
            <w:r w:rsidRPr="00FA1BA7">
              <w:rPr>
                <w:rFonts w:ascii="Times New Roman" w:eastAsia="Times New Roman" w:hAnsi="Times New Roman" w:cs="Times New Roman"/>
                <w:color w:val="000000"/>
                <w:sz w:val="16"/>
                <w:szCs w:val="16"/>
              </w:rPr>
              <w:t>)</w:t>
            </w:r>
          </w:p>
        </w:tc>
      </w:tr>
    </w:tbl>
    <w:p w:rsidR="00FA1BA7" w:rsidRPr="00FA1BA7" w:rsidRDefault="00FA1BA7" w:rsidP="00FA1BA7">
      <w:pPr>
        <w:spacing w:after="0"/>
        <w:rPr>
          <w:rFonts w:ascii="Times New Roman" w:eastAsia="Times New Roman" w:hAnsi="Times New Roman" w:cs="Times New Roman"/>
          <w:color w:val="000000"/>
          <w:sz w:val="27"/>
          <w:szCs w:val="27"/>
        </w:rPr>
      </w:pP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iCs/>
          <w:color w:val="000000"/>
        </w:rPr>
        <w:t>What are the similarities and titles for Amanda’s hand-selected examples?</w:t>
      </w:r>
      <w:r w:rsidRPr="00FA1BA7">
        <w:rPr>
          <w:rFonts w:ascii="Times New Roman" w:eastAsia="Times New Roman" w:hAnsi="Times New Roman" w:cs="Times New Roman"/>
          <w:color w:val="000000"/>
        </w:rPr>
        <w:t xml:space="preserve"> (</w:t>
      </w:r>
      <w:hyperlink r:id="rId44" w:history="1">
        <w:proofErr w:type="gramStart"/>
        <w:r w:rsidRPr="00FA1BA7">
          <w:rPr>
            <w:rFonts w:ascii="Times New Roman" w:eastAsia="Times New Roman" w:hAnsi="Times New Roman" w:cs="Times New Roman"/>
            <w:color w:val="000099"/>
            <w:u w:val="single"/>
          </w:rPr>
          <w:t>results</w:t>
        </w:r>
        <w:proofErr w:type="gramEnd"/>
      </w:hyperlink>
      <w:r w:rsidRPr="00FA1BA7">
        <w:rPr>
          <w:rFonts w:ascii="Times New Roman" w:eastAsia="Times New Roman" w:hAnsi="Times New Roman" w:cs="Times New Roman"/>
          <w:color w:val="000000"/>
        </w:rPr>
        <w:t>):</w:t>
      </w:r>
    </w:p>
    <w:tbl>
      <w:tblPr>
        <w:tblW w:w="9360" w:type="dxa"/>
        <w:tblCellMar>
          <w:top w:w="15" w:type="dxa"/>
          <w:left w:w="15" w:type="dxa"/>
          <w:bottom w:w="15" w:type="dxa"/>
          <w:right w:w="15" w:type="dxa"/>
        </w:tblCellMar>
        <w:tblLook w:val="04A0"/>
      </w:tblPr>
      <w:tblGrid>
        <w:gridCol w:w="9360"/>
      </w:tblGrid>
      <w:tr w:rsidR="00FA1BA7" w:rsidRPr="00FA1BA7" w:rsidTr="00FA1BA7">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dcterms</w:t>
            </w:r>
            <w:proofErr w:type="spellEnd"/>
            <w:r w:rsidRPr="00FA1BA7">
              <w:rPr>
                <w:rFonts w:ascii="Times New Roman" w:eastAsia="Times New Roman" w:hAnsi="Times New Roman" w:cs="Times New Roman"/>
                <w:color w:val="000000"/>
                <w:sz w:val="16"/>
                <w:szCs w:val="16"/>
              </w:rPr>
              <w:t>: &lt;</w:t>
            </w:r>
            <w:proofErr w:type="spellStart"/>
            <w:r w:rsidRPr="00FA1BA7">
              <w:rPr>
                <w:rFonts w:ascii="Times New Roman" w:eastAsia="Times New Roman" w:hAnsi="Times New Roman" w:cs="Times New Roman"/>
                <w:color w:val="000000"/>
                <w:sz w:val="16"/>
                <w:szCs w:val="16"/>
              </w:rPr>
              <w:t>http://purl.org/dc/terms/</w:t>
            </w:r>
            <w:proofErr w:type="spellEnd"/>
            <w:r w:rsidRPr="00FA1BA7">
              <w:rPr>
                <w:rFonts w:ascii="Times New Roman" w:eastAsia="Times New Roman" w:hAnsi="Times New Roman" w:cs="Times New Roman"/>
                <w:color w:val="000000"/>
                <w:sz w:val="16"/>
                <w:szCs w:val="16"/>
              </w:rPr>
              <w:t>&gt;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cpdl</w:t>
            </w:r>
            <w:proofErr w:type="spellEnd"/>
            <w:r w:rsidRPr="00FA1BA7">
              <w:rPr>
                <w:rFonts w:ascii="Times New Roman" w:eastAsia="Times New Roman" w:hAnsi="Times New Roman" w:cs="Times New Roman"/>
                <w:color w:val="000000"/>
                <w:sz w:val="16"/>
                <w:szCs w:val="16"/>
              </w:rPr>
              <w:t>:</w:t>
            </w:r>
            <w:r w:rsidRPr="00FA1BA7">
              <w:rPr>
                <w:rFonts w:ascii="Times New Roman" w:eastAsia="Times New Roman" w:hAnsi="Times New Roman" w:cs="Times New Roman"/>
                <w:color w:val="000000"/>
                <w:sz w:val="16"/>
                <w:szCs w:val="16"/>
              </w:rPr>
              <w:tab/>
              <w:t>&lt;</w:t>
            </w:r>
            <w:proofErr w:type="spellStart"/>
            <w:r w:rsidRPr="00FA1BA7">
              <w:rPr>
                <w:rFonts w:ascii="Times New Roman" w:eastAsia="Times New Roman" w:hAnsi="Times New Roman" w:cs="Times New Roman"/>
                <w:color w:val="000000"/>
                <w:sz w:val="16"/>
                <w:szCs w:val="16"/>
              </w:rPr>
              <w:t>http://www3.cpdl.org/wiki/index.php/</w:t>
            </w:r>
            <w:proofErr w:type="spellEnd"/>
            <w:r w:rsidRPr="00FA1BA7">
              <w:rPr>
                <w:rFonts w:ascii="Times New Roman" w:eastAsia="Times New Roman" w:hAnsi="Times New Roman" w:cs="Times New Roman"/>
                <w:color w:val="000000"/>
                <w:sz w:val="16"/>
                <w:szCs w:val="16"/>
              </w:rPr>
              <w:t>&gt;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imslp</w:t>
            </w:r>
            <w:proofErr w:type="spellEnd"/>
            <w:r w:rsidRPr="00FA1BA7">
              <w:rPr>
                <w:rFonts w:ascii="Times New Roman" w:eastAsia="Times New Roman" w:hAnsi="Times New Roman" w:cs="Times New Roman"/>
                <w:color w:val="000000"/>
                <w:sz w:val="16"/>
                <w:szCs w:val="16"/>
              </w:rPr>
              <w:t>:   &lt;</w:t>
            </w:r>
            <w:proofErr w:type="spellStart"/>
            <w:r w:rsidRPr="00FA1BA7">
              <w:rPr>
                <w:rFonts w:ascii="Times New Roman" w:eastAsia="Times New Roman" w:hAnsi="Times New Roman" w:cs="Times New Roman"/>
                <w:color w:val="000000"/>
                <w:sz w:val="16"/>
                <w:szCs w:val="16"/>
              </w:rPr>
              <w:t>http://imslp.org/wiki/</w:t>
            </w:r>
            <w:proofErr w:type="spellEnd"/>
            <w:r w:rsidRPr="00FA1BA7">
              <w:rPr>
                <w:rFonts w:ascii="Times New Roman" w:eastAsia="Times New Roman" w:hAnsi="Times New Roman" w:cs="Times New Roman"/>
                <w:color w:val="000000"/>
                <w:sz w:val="16"/>
                <w:szCs w:val="16"/>
              </w:rPr>
              <w:t>&gt;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xt</w:t>
            </w:r>
            <w:proofErr w:type="spellEnd"/>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t>&lt;http://purl.org/twc/vocab/cross-topix#&gt;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SELECT ?comparison ?page_1 ?</w:t>
            </w:r>
            <w:proofErr w:type="spellStart"/>
            <w:r w:rsidRPr="00FA1BA7">
              <w:rPr>
                <w:rFonts w:ascii="Times New Roman" w:eastAsia="Times New Roman" w:hAnsi="Times New Roman" w:cs="Times New Roman"/>
                <w:color w:val="000000"/>
                <w:sz w:val="16"/>
                <w:szCs w:val="16"/>
              </w:rPr>
              <w:t>page_2</w:t>
            </w:r>
            <w:proofErr w:type="spellEnd"/>
            <w:r w:rsidRPr="00FA1BA7">
              <w:rPr>
                <w:rFonts w:ascii="Times New Roman" w:eastAsia="Times New Roman" w:hAnsi="Times New Roman" w:cs="Times New Roman"/>
                <w:color w:val="000000"/>
                <w:sz w:val="16"/>
                <w:szCs w:val="16"/>
              </w:rPr>
              <w:t xml:space="preserve"> ?</w:t>
            </w:r>
            <w:proofErr w:type="spellStart"/>
            <w:r w:rsidRPr="00FA1BA7">
              <w:rPr>
                <w:rFonts w:ascii="Times New Roman" w:eastAsia="Times New Roman" w:hAnsi="Times New Roman" w:cs="Times New Roman"/>
                <w:color w:val="000000"/>
                <w:sz w:val="16"/>
                <w:szCs w:val="16"/>
              </w:rPr>
              <w:t>sim</w:t>
            </w:r>
            <w:proofErr w:type="spellEnd"/>
            <w:r w:rsidRPr="00FA1BA7">
              <w:rPr>
                <w:rFonts w:ascii="Times New Roman" w:eastAsia="Times New Roman" w:hAnsi="Times New Roman" w:cs="Times New Roman"/>
                <w:color w:val="000000"/>
                <w:sz w:val="16"/>
                <w:szCs w:val="16"/>
              </w:rPr>
              <w:t xml:space="preserve"> ?</w:t>
            </w:r>
            <w:proofErr w:type="spellStart"/>
            <w:r w:rsidRPr="00FA1BA7">
              <w:rPr>
                <w:rFonts w:ascii="Times New Roman" w:eastAsia="Times New Roman" w:hAnsi="Times New Roman" w:cs="Times New Roman"/>
                <w:color w:val="000000"/>
                <w:sz w:val="16"/>
                <w:szCs w:val="16"/>
              </w:rPr>
              <w:t>title_1</w:t>
            </w:r>
            <w:proofErr w:type="spellEnd"/>
            <w:r w:rsidRPr="00FA1BA7">
              <w:rPr>
                <w:rFonts w:ascii="Times New Roman" w:eastAsia="Times New Roman" w:hAnsi="Times New Roman" w:cs="Times New Roman"/>
                <w:color w:val="000000"/>
                <w:sz w:val="16"/>
                <w:szCs w:val="16"/>
              </w:rPr>
              <w:t xml:space="preserve"> ?</w:t>
            </w:r>
            <w:proofErr w:type="spellStart"/>
            <w:r w:rsidRPr="00FA1BA7">
              <w:rPr>
                <w:rFonts w:ascii="Times New Roman" w:eastAsia="Times New Roman" w:hAnsi="Times New Roman" w:cs="Times New Roman"/>
                <w:color w:val="000000"/>
                <w:sz w:val="16"/>
                <w:szCs w:val="16"/>
              </w:rPr>
              <w:t>title_2</w:t>
            </w:r>
            <w:proofErr w:type="spellEnd"/>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sz w:val="24"/>
                <w:szCs w:val="24"/>
              </w:rPr>
              <w:lastRenderedPageBreak/>
              <w:br/>
            </w:r>
            <w:r w:rsidRPr="00FA1BA7">
              <w:rPr>
                <w:rFonts w:ascii="Times New Roman" w:eastAsia="Times New Roman" w:hAnsi="Times New Roman" w:cs="Times New Roman"/>
                <w:color w:val="000000"/>
                <w:sz w:val="16"/>
                <w:szCs w:val="16"/>
              </w:rPr>
              <w:t>WHERE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GRAPH &lt;http://leo.tw.rpi.edu/source/orange-joiner/dataset/title-similarities/version/2011-Apr-20&gt;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ab/>
              <w:t>?comparison xt:comparable_1 ?page_1;</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t xml:space="preserve">            xt:comparable_2 ?page_2;</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t xml:space="preserve">            </w:t>
            </w:r>
            <w:proofErr w:type="spellStart"/>
            <w:r w:rsidRPr="00FA1BA7">
              <w:rPr>
                <w:rFonts w:ascii="Times New Roman" w:eastAsia="Times New Roman" w:hAnsi="Times New Roman" w:cs="Times New Roman"/>
                <w:color w:val="000000"/>
                <w:sz w:val="16"/>
                <w:szCs w:val="16"/>
              </w:rPr>
              <w:t>xt:similarity</w:t>
            </w:r>
            <w:proofErr w:type="spellEnd"/>
            <w:r w:rsidRPr="00FA1BA7">
              <w:rPr>
                <w:rFonts w:ascii="Times New Roman" w:eastAsia="Times New Roman" w:hAnsi="Times New Roman" w:cs="Times New Roman"/>
                <w:color w:val="000000"/>
                <w:sz w:val="16"/>
                <w:szCs w:val="16"/>
              </w:rPr>
              <w:t xml:space="preserve">   ?</w:t>
            </w:r>
            <w:proofErr w:type="spellStart"/>
            <w:r w:rsidRPr="00FA1BA7">
              <w:rPr>
                <w:rFonts w:ascii="Times New Roman" w:eastAsia="Times New Roman" w:hAnsi="Times New Roman" w:cs="Times New Roman"/>
                <w:color w:val="000000"/>
                <w:sz w:val="16"/>
                <w:szCs w:val="16"/>
              </w:rPr>
              <w:t>sim</w:t>
            </w:r>
            <w:proofErr w:type="spellEnd"/>
            <w:r w:rsidRPr="00FA1BA7">
              <w:rPr>
                <w:rFonts w:ascii="Times New Roman" w:eastAsia="Times New Roman" w:hAnsi="Times New Roman" w:cs="Times New Roman"/>
                <w:color w:val="000000"/>
                <w:sz w:val="16"/>
                <w:szCs w:val="16"/>
              </w:rPr>
              <w:t xml:space="preserve">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GRAPH &lt;http://leo.tw.rpi.edu/source/orange-amanda/dataset/ground-truth/version/2011-Apr-19&gt;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ab/>
              <w:t>?</w:t>
            </w:r>
            <w:proofErr w:type="spellStart"/>
            <w:r w:rsidRPr="00FA1BA7">
              <w:rPr>
                <w:rFonts w:ascii="Times New Roman" w:eastAsia="Times New Roman" w:hAnsi="Times New Roman" w:cs="Times New Roman"/>
                <w:color w:val="000000"/>
                <w:sz w:val="16"/>
                <w:szCs w:val="16"/>
              </w:rPr>
              <w:t>page_1</w:t>
            </w:r>
            <w:proofErr w:type="spellEnd"/>
            <w:r w:rsidRPr="00FA1BA7">
              <w:rPr>
                <w:rFonts w:ascii="Times New Roman" w:eastAsia="Times New Roman" w:hAnsi="Times New Roman" w:cs="Times New Roman"/>
                <w:color w:val="000000"/>
                <w:sz w:val="16"/>
                <w:szCs w:val="16"/>
              </w:rPr>
              <w:t xml:space="preserve"> </w:t>
            </w:r>
            <w:proofErr w:type="spellStart"/>
            <w:r w:rsidRPr="00FA1BA7">
              <w:rPr>
                <w:rFonts w:ascii="Times New Roman" w:eastAsia="Times New Roman" w:hAnsi="Times New Roman" w:cs="Times New Roman"/>
                <w:color w:val="000000"/>
                <w:sz w:val="16"/>
                <w:szCs w:val="16"/>
              </w:rPr>
              <w:t>dcterms</w:t>
            </w:r>
            <w:proofErr w:type="gramStart"/>
            <w:r w:rsidRPr="00FA1BA7">
              <w:rPr>
                <w:rFonts w:ascii="Times New Roman" w:eastAsia="Times New Roman" w:hAnsi="Times New Roman" w:cs="Times New Roman"/>
                <w:color w:val="000000"/>
                <w:sz w:val="16"/>
                <w:szCs w:val="16"/>
              </w:rPr>
              <w:t>:title</w:t>
            </w:r>
            <w:proofErr w:type="spellEnd"/>
            <w:proofErr w:type="gramEnd"/>
            <w:r w:rsidRPr="00FA1BA7">
              <w:rPr>
                <w:rFonts w:ascii="Times New Roman" w:eastAsia="Times New Roman" w:hAnsi="Times New Roman" w:cs="Times New Roman"/>
                <w:color w:val="000000"/>
                <w:sz w:val="16"/>
                <w:szCs w:val="16"/>
              </w:rPr>
              <w:t xml:space="preserve"> ?</w:t>
            </w:r>
            <w:proofErr w:type="spellStart"/>
            <w:r w:rsidRPr="00FA1BA7">
              <w:rPr>
                <w:rFonts w:ascii="Times New Roman" w:eastAsia="Times New Roman" w:hAnsi="Times New Roman" w:cs="Times New Roman"/>
                <w:color w:val="000000"/>
                <w:sz w:val="16"/>
                <w:szCs w:val="16"/>
              </w:rPr>
              <w:t>title_1</w:t>
            </w:r>
            <w:proofErr w:type="spellEnd"/>
            <w:r w:rsidRPr="00FA1BA7">
              <w:rPr>
                <w:rFonts w:ascii="Times New Roman" w:eastAsia="Times New Roman" w:hAnsi="Times New Roman" w:cs="Times New Roman"/>
                <w:color w:val="000000"/>
                <w:sz w:val="16"/>
                <w:szCs w:val="16"/>
              </w:rPr>
              <w:t xml:space="preserve">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GRAPH &lt;http://leo.tw.rpi.edu/source/orange-amanda/dataset/ground-truth/version/2011-Apr-19&gt;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ab/>
              <w:t>?</w:t>
            </w:r>
            <w:proofErr w:type="spellStart"/>
            <w:r w:rsidRPr="00FA1BA7">
              <w:rPr>
                <w:rFonts w:ascii="Times New Roman" w:eastAsia="Times New Roman" w:hAnsi="Times New Roman" w:cs="Times New Roman"/>
                <w:color w:val="000000"/>
                <w:sz w:val="16"/>
                <w:szCs w:val="16"/>
              </w:rPr>
              <w:t>page_2</w:t>
            </w:r>
            <w:proofErr w:type="spellEnd"/>
            <w:r w:rsidRPr="00FA1BA7">
              <w:rPr>
                <w:rFonts w:ascii="Times New Roman" w:eastAsia="Times New Roman" w:hAnsi="Times New Roman" w:cs="Times New Roman"/>
                <w:color w:val="000000"/>
                <w:sz w:val="16"/>
                <w:szCs w:val="16"/>
              </w:rPr>
              <w:t xml:space="preserve"> </w:t>
            </w:r>
            <w:proofErr w:type="spellStart"/>
            <w:r w:rsidRPr="00FA1BA7">
              <w:rPr>
                <w:rFonts w:ascii="Times New Roman" w:eastAsia="Times New Roman" w:hAnsi="Times New Roman" w:cs="Times New Roman"/>
                <w:color w:val="000000"/>
                <w:sz w:val="16"/>
                <w:szCs w:val="16"/>
              </w:rPr>
              <w:t>dcterms</w:t>
            </w:r>
            <w:proofErr w:type="gramStart"/>
            <w:r w:rsidRPr="00FA1BA7">
              <w:rPr>
                <w:rFonts w:ascii="Times New Roman" w:eastAsia="Times New Roman" w:hAnsi="Times New Roman" w:cs="Times New Roman"/>
                <w:color w:val="000000"/>
                <w:sz w:val="16"/>
                <w:szCs w:val="16"/>
              </w:rPr>
              <w:t>:title</w:t>
            </w:r>
            <w:proofErr w:type="spellEnd"/>
            <w:proofErr w:type="gramEnd"/>
            <w:r w:rsidRPr="00FA1BA7">
              <w:rPr>
                <w:rFonts w:ascii="Times New Roman" w:eastAsia="Times New Roman" w:hAnsi="Times New Roman" w:cs="Times New Roman"/>
                <w:color w:val="000000"/>
                <w:sz w:val="16"/>
                <w:szCs w:val="16"/>
              </w:rPr>
              <w:t xml:space="preserve"> ?</w:t>
            </w:r>
            <w:proofErr w:type="spellStart"/>
            <w:r w:rsidRPr="00FA1BA7">
              <w:rPr>
                <w:rFonts w:ascii="Times New Roman" w:eastAsia="Times New Roman" w:hAnsi="Times New Roman" w:cs="Times New Roman"/>
                <w:color w:val="000000"/>
                <w:sz w:val="16"/>
                <w:szCs w:val="16"/>
              </w:rPr>
              <w:t>title_2</w:t>
            </w:r>
            <w:proofErr w:type="spellEnd"/>
            <w:r w:rsidRPr="00FA1BA7">
              <w:rPr>
                <w:rFonts w:ascii="Times New Roman" w:eastAsia="Times New Roman" w:hAnsi="Times New Roman" w:cs="Times New Roman"/>
                <w:color w:val="000000"/>
                <w:sz w:val="16"/>
                <w:szCs w:val="16"/>
              </w:rPr>
              <w:t xml:space="preserve">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xml:space="preserve">} ORDER BY </w:t>
            </w:r>
            <w:proofErr w:type="spellStart"/>
            <w:r w:rsidRPr="00FA1BA7">
              <w:rPr>
                <w:rFonts w:ascii="Times New Roman" w:eastAsia="Times New Roman" w:hAnsi="Times New Roman" w:cs="Times New Roman"/>
                <w:color w:val="000000"/>
                <w:sz w:val="16"/>
                <w:szCs w:val="16"/>
              </w:rPr>
              <w:t>DESC</w:t>
            </w:r>
            <w:proofErr w:type="spellEnd"/>
            <w:r w:rsidRPr="00FA1BA7">
              <w:rPr>
                <w:rFonts w:ascii="Times New Roman" w:eastAsia="Times New Roman" w:hAnsi="Times New Roman" w:cs="Times New Roman"/>
                <w:color w:val="000000"/>
                <w:sz w:val="16"/>
                <w:szCs w:val="16"/>
              </w:rPr>
              <w:t>(?</w:t>
            </w:r>
            <w:proofErr w:type="spellStart"/>
            <w:r w:rsidRPr="00FA1BA7">
              <w:rPr>
                <w:rFonts w:ascii="Times New Roman" w:eastAsia="Times New Roman" w:hAnsi="Times New Roman" w:cs="Times New Roman"/>
                <w:color w:val="000000"/>
                <w:sz w:val="16"/>
                <w:szCs w:val="16"/>
              </w:rPr>
              <w:t>sim</w:t>
            </w:r>
            <w:proofErr w:type="spellEnd"/>
            <w:r w:rsidRPr="00FA1BA7">
              <w:rPr>
                <w:rFonts w:ascii="Times New Roman" w:eastAsia="Times New Roman" w:hAnsi="Times New Roman" w:cs="Times New Roman"/>
                <w:color w:val="000000"/>
                <w:sz w:val="16"/>
                <w:szCs w:val="16"/>
              </w:rPr>
              <w:t>) LIMIT 1 OFFSET 0</w:t>
            </w:r>
          </w:p>
        </w:tc>
      </w:tr>
    </w:tbl>
    <w:p w:rsidR="00FA1BA7" w:rsidRPr="00FA1BA7" w:rsidRDefault="00FA1BA7" w:rsidP="00FA1BA7">
      <w:pPr>
        <w:spacing w:after="0"/>
        <w:rPr>
          <w:rFonts w:ascii="Times New Roman" w:eastAsia="Times New Roman" w:hAnsi="Times New Roman" w:cs="Times New Roman"/>
          <w:color w:val="000000"/>
          <w:sz w:val="27"/>
          <w:szCs w:val="27"/>
        </w:rPr>
      </w:pPr>
      <w:r w:rsidRPr="00FA1BA7">
        <w:rPr>
          <w:rFonts w:ascii="Times New Roman" w:eastAsia="Times New Roman" w:hAnsi="Times New Roman" w:cs="Times New Roman"/>
          <w:color w:val="000000"/>
          <w:sz w:val="27"/>
          <w:szCs w:val="27"/>
        </w:rPr>
        <w:lastRenderedPageBreak/>
        <w:br/>
      </w:r>
      <w:r w:rsidRPr="00FA1BA7">
        <w:rPr>
          <w:rFonts w:ascii="Times New Roman" w:eastAsia="Times New Roman" w:hAnsi="Times New Roman" w:cs="Times New Roman"/>
          <w:color w:val="000000"/>
        </w:rPr>
        <w:t>Example insert (use POST):</w:t>
      </w:r>
    </w:p>
    <w:tbl>
      <w:tblPr>
        <w:tblW w:w="9360" w:type="dxa"/>
        <w:tblCellMar>
          <w:top w:w="15" w:type="dxa"/>
          <w:left w:w="15" w:type="dxa"/>
          <w:bottom w:w="15" w:type="dxa"/>
          <w:right w:w="15" w:type="dxa"/>
        </w:tblCellMar>
        <w:tblLook w:val="04A0"/>
      </w:tblPr>
      <w:tblGrid>
        <w:gridCol w:w="9360"/>
      </w:tblGrid>
      <w:tr w:rsidR="00FA1BA7" w:rsidRPr="00FA1BA7" w:rsidTr="00FA1BA7">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proofErr w:type="gramStart"/>
            <w:r w:rsidRPr="00FA1BA7">
              <w:rPr>
                <w:rFonts w:ascii="Times New Roman" w:eastAsia="Times New Roman" w:hAnsi="Times New Roman" w:cs="Times New Roman"/>
                <w:color w:val="000000"/>
                <w:sz w:val="16"/>
                <w:szCs w:val="16"/>
              </w:rPr>
              <w:t>prefix</w:t>
            </w:r>
            <w:proofErr w:type="gramEnd"/>
            <w:r w:rsidRPr="00FA1BA7">
              <w:rPr>
                <w:rFonts w:ascii="Times New Roman" w:eastAsia="Times New Roman" w:hAnsi="Times New Roman" w:cs="Times New Roman"/>
                <w:color w:val="000000"/>
                <w:sz w:val="16"/>
                <w:szCs w:val="16"/>
              </w:rPr>
              <w:t xml:space="preserve"> </w:t>
            </w:r>
            <w:proofErr w:type="spellStart"/>
            <w:r w:rsidRPr="00FA1BA7">
              <w:rPr>
                <w:rFonts w:ascii="Times New Roman" w:eastAsia="Times New Roman" w:hAnsi="Times New Roman" w:cs="Times New Roman"/>
                <w:color w:val="000000"/>
                <w:sz w:val="16"/>
                <w:szCs w:val="16"/>
              </w:rPr>
              <w:t>dcterms</w:t>
            </w:r>
            <w:proofErr w:type="spellEnd"/>
            <w:r w:rsidRPr="00FA1BA7">
              <w:rPr>
                <w:rFonts w:ascii="Times New Roman" w:eastAsia="Times New Roman" w:hAnsi="Times New Roman" w:cs="Times New Roman"/>
                <w:color w:val="000000"/>
                <w:sz w:val="16"/>
                <w:szCs w:val="16"/>
              </w:rPr>
              <w:t xml:space="preserve">: </w:t>
            </w:r>
            <w:hyperlink r:id="rId45" w:history="1">
              <w:r w:rsidRPr="00FA1BA7">
                <w:rPr>
                  <w:rFonts w:ascii="Times New Roman" w:eastAsia="Times New Roman" w:hAnsi="Times New Roman" w:cs="Times New Roman"/>
                  <w:color w:val="000099"/>
                  <w:sz w:val="16"/>
                  <w:szCs w:val="16"/>
                  <w:u w:val="single"/>
                </w:rPr>
                <w:t>&lt;</w:t>
              </w:r>
              <w:proofErr w:type="spellStart"/>
              <w:r w:rsidRPr="00FA1BA7">
                <w:rPr>
                  <w:rFonts w:ascii="Times New Roman" w:eastAsia="Times New Roman" w:hAnsi="Times New Roman" w:cs="Times New Roman"/>
                  <w:color w:val="000099"/>
                  <w:sz w:val="16"/>
                  <w:szCs w:val="16"/>
                  <w:u w:val="single"/>
                </w:rPr>
                <w:t>http://purl.org/dc/terms/</w:t>
              </w:r>
              <w:proofErr w:type="spellEnd"/>
              <w:r w:rsidRPr="00FA1BA7">
                <w:rPr>
                  <w:rFonts w:ascii="Times New Roman" w:eastAsia="Times New Roman" w:hAnsi="Times New Roman" w:cs="Times New Roman"/>
                  <w:color w:val="000099"/>
                  <w:sz w:val="16"/>
                  <w:szCs w:val="16"/>
                  <w:u w:val="single"/>
                </w:rPr>
                <w:t>&gt;</w:t>
              </w:r>
            </w:hyperlink>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INSERT INTO &lt;http://leo.tw.rpi.edu/source/orange/dataset/crowd-verifications/version/2011-Apr-25&gt;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&lt;</w:t>
            </w:r>
            <w:proofErr w:type="spellStart"/>
            <w:r w:rsidRPr="00FA1BA7">
              <w:rPr>
                <w:rFonts w:ascii="Times New Roman" w:eastAsia="Times New Roman" w:hAnsi="Times New Roman" w:cs="Times New Roman"/>
                <w:color w:val="000000"/>
                <w:sz w:val="16"/>
                <w:szCs w:val="16"/>
              </w:rPr>
              <w:t>http://hel.lo</w:t>
            </w:r>
            <w:proofErr w:type="spellEnd"/>
            <w:r w:rsidRPr="00FA1BA7">
              <w:rPr>
                <w:rFonts w:ascii="Times New Roman" w:eastAsia="Times New Roman" w:hAnsi="Times New Roman" w:cs="Times New Roman"/>
                <w:color w:val="000000"/>
                <w:sz w:val="16"/>
                <w:szCs w:val="16"/>
              </w:rPr>
              <w:t xml:space="preserve">&gt; </w:t>
            </w:r>
            <w:proofErr w:type="spellStart"/>
            <w:r w:rsidRPr="00FA1BA7">
              <w:rPr>
                <w:rFonts w:ascii="Times New Roman" w:eastAsia="Times New Roman" w:hAnsi="Times New Roman" w:cs="Times New Roman"/>
                <w:color w:val="000000"/>
                <w:sz w:val="16"/>
                <w:szCs w:val="16"/>
              </w:rPr>
              <w:t>dcterms:title</w:t>
            </w:r>
            <w:proofErr w:type="spellEnd"/>
            <w:r w:rsidRPr="00FA1BA7">
              <w:rPr>
                <w:rFonts w:ascii="Times New Roman" w:eastAsia="Times New Roman" w:hAnsi="Times New Roman" w:cs="Times New Roman"/>
                <w:color w:val="000000"/>
                <w:sz w:val="16"/>
                <w:szCs w:val="16"/>
              </w:rPr>
              <w:t xml:space="preserve"> "world"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rPr>
              <w:t>}</w:t>
            </w:r>
          </w:p>
        </w:tc>
      </w:tr>
    </w:tbl>
    <w:p w:rsidR="00FA1BA7" w:rsidRPr="00FA1BA7" w:rsidRDefault="00FA1BA7" w:rsidP="00FA1BA7">
      <w:pPr>
        <w:spacing w:after="0"/>
        <w:rPr>
          <w:rFonts w:ascii="Times New Roman" w:eastAsia="Times New Roman" w:hAnsi="Times New Roman" w:cs="Times New Roman"/>
          <w:color w:val="000000"/>
          <w:sz w:val="27"/>
          <w:szCs w:val="27"/>
        </w:rPr>
      </w:pP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Demonstrate that we actually inserted (use GET) (</w:t>
      </w:r>
      <w:hyperlink r:id="rId46" w:history="1">
        <w:r w:rsidRPr="00FA1BA7">
          <w:rPr>
            <w:rFonts w:ascii="Times New Roman" w:eastAsia="Times New Roman" w:hAnsi="Times New Roman" w:cs="Times New Roman"/>
            <w:color w:val="000099"/>
            <w:u w:val="single"/>
          </w:rPr>
          <w:t>results</w:t>
        </w:r>
      </w:hyperlink>
      <w:r w:rsidRPr="00FA1BA7">
        <w:rPr>
          <w:rFonts w:ascii="Times New Roman" w:eastAsia="Times New Roman" w:hAnsi="Times New Roman" w:cs="Times New Roman"/>
          <w:color w:val="000000"/>
        </w:rPr>
        <w:t>):</w:t>
      </w:r>
    </w:p>
    <w:tbl>
      <w:tblPr>
        <w:tblW w:w="9360" w:type="dxa"/>
        <w:tblCellMar>
          <w:top w:w="15" w:type="dxa"/>
          <w:left w:w="15" w:type="dxa"/>
          <w:bottom w:w="15" w:type="dxa"/>
          <w:right w:w="15" w:type="dxa"/>
        </w:tblCellMar>
        <w:tblLook w:val="04A0"/>
      </w:tblPr>
      <w:tblGrid>
        <w:gridCol w:w="9360"/>
      </w:tblGrid>
      <w:tr w:rsidR="00FA1BA7" w:rsidRPr="00FA1BA7" w:rsidTr="00FA1BA7">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proofErr w:type="gramStart"/>
            <w:r w:rsidRPr="00FA1BA7">
              <w:rPr>
                <w:rFonts w:ascii="Times New Roman" w:eastAsia="Times New Roman" w:hAnsi="Times New Roman" w:cs="Times New Roman"/>
                <w:color w:val="000000"/>
                <w:sz w:val="16"/>
                <w:szCs w:val="16"/>
              </w:rPr>
              <w:t>prefix</w:t>
            </w:r>
            <w:proofErr w:type="gramEnd"/>
            <w:r w:rsidRPr="00FA1BA7">
              <w:rPr>
                <w:rFonts w:ascii="Times New Roman" w:eastAsia="Times New Roman" w:hAnsi="Times New Roman" w:cs="Times New Roman"/>
                <w:color w:val="000000"/>
                <w:sz w:val="16"/>
                <w:szCs w:val="16"/>
              </w:rPr>
              <w:t xml:space="preserve"> </w:t>
            </w:r>
            <w:proofErr w:type="spellStart"/>
            <w:r w:rsidRPr="00FA1BA7">
              <w:rPr>
                <w:rFonts w:ascii="Times New Roman" w:eastAsia="Times New Roman" w:hAnsi="Times New Roman" w:cs="Times New Roman"/>
                <w:color w:val="000000"/>
                <w:sz w:val="16"/>
                <w:szCs w:val="16"/>
              </w:rPr>
              <w:t>dcterms</w:t>
            </w:r>
            <w:proofErr w:type="spellEnd"/>
            <w:r w:rsidRPr="00FA1BA7">
              <w:rPr>
                <w:rFonts w:ascii="Times New Roman" w:eastAsia="Times New Roman" w:hAnsi="Times New Roman" w:cs="Times New Roman"/>
                <w:color w:val="000000"/>
                <w:sz w:val="16"/>
                <w:szCs w:val="16"/>
              </w:rPr>
              <w:t>: &lt;</w:t>
            </w:r>
            <w:proofErr w:type="spellStart"/>
            <w:r w:rsidRPr="00FA1BA7">
              <w:rPr>
                <w:rFonts w:ascii="Times New Roman" w:eastAsia="Times New Roman" w:hAnsi="Times New Roman" w:cs="Times New Roman"/>
                <w:color w:val="000000"/>
                <w:sz w:val="16"/>
                <w:szCs w:val="16"/>
              </w:rPr>
              <w:t>http://purl.org/dc/terms/</w:t>
            </w:r>
            <w:proofErr w:type="spellEnd"/>
            <w:r w:rsidRPr="00FA1BA7">
              <w:rPr>
                <w:rFonts w:ascii="Times New Roman" w:eastAsia="Times New Roman" w:hAnsi="Times New Roman" w:cs="Times New Roman"/>
                <w:color w:val="000000"/>
                <w:sz w:val="16"/>
                <w:szCs w:val="16"/>
              </w:rPr>
              <w:t>&gt;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SELECT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FROM &lt;http://leo.tw.rpi.edu/source/orange/dataset/crowd-verifications/version/2011-Apr-25&gt;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xml:space="preserve"> ?s </w:t>
            </w:r>
            <w:proofErr w:type="spellStart"/>
            <w:r w:rsidRPr="00FA1BA7">
              <w:rPr>
                <w:rFonts w:ascii="Times New Roman" w:eastAsia="Times New Roman" w:hAnsi="Times New Roman" w:cs="Times New Roman"/>
                <w:color w:val="000000"/>
                <w:sz w:val="16"/>
                <w:szCs w:val="16"/>
              </w:rPr>
              <w:t>dcterms:title</w:t>
            </w:r>
            <w:proofErr w:type="spellEnd"/>
            <w:r w:rsidRPr="00FA1BA7">
              <w:rPr>
                <w:rFonts w:ascii="Times New Roman" w:eastAsia="Times New Roman" w:hAnsi="Times New Roman" w:cs="Times New Roman"/>
                <w:color w:val="000000"/>
                <w:sz w:val="16"/>
                <w:szCs w:val="16"/>
              </w:rPr>
              <w:t xml:space="preserve"> ?o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w:t>
            </w:r>
          </w:p>
        </w:tc>
      </w:tr>
    </w:tbl>
    <w:p w:rsidR="00FA1BA7" w:rsidRPr="00FA1BA7" w:rsidRDefault="00FA1BA7" w:rsidP="00FA1BA7">
      <w:pPr>
        <w:spacing w:after="0"/>
        <w:rPr>
          <w:rFonts w:ascii="Times New Roman" w:eastAsia="Times New Roman" w:hAnsi="Times New Roman" w:cs="Times New Roman"/>
          <w:color w:val="000000"/>
          <w:sz w:val="27"/>
          <w:szCs w:val="27"/>
        </w:rPr>
      </w:pP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This is an example RDF that the Social Machine client will assert back to the SPARQL endpoint after the user provides a “yes” or “no” vote. Demonstrate inserting a similarity vote using real data:</w:t>
      </w:r>
    </w:p>
    <w:tbl>
      <w:tblPr>
        <w:tblW w:w="9360" w:type="dxa"/>
        <w:tblCellMar>
          <w:top w:w="15" w:type="dxa"/>
          <w:left w:w="15" w:type="dxa"/>
          <w:bottom w:w="15" w:type="dxa"/>
          <w:right w:w="15" w:type="dxa"/>
        </w:tblCellMar>
        <w:tblLook w:val="04A0"/>
      </w:tblPr>
      <w:tblGrid>
        <w:gridCol w:w="9360"/>
      </w:tblGrid>
      <w:tr w:rsidR="00FA1BA7" w:rsidRPr="00FA1BA7" w:rsidTr="00FA1BA7">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xsd</w:t>
            </w:r>
            <w:proofErr w:type="spellEnd"/>
            <w:r w:rsidRPr="00FA1BA7">
              <w:rPr>
                <w:rFonts w:ascii="Times New Roman" w:eastAsia="Times New Roman" w:hAnsi="Times New Roman" w:cs="Times New Roman"/>
                <w:color w:val="000000"/>
                <w:sz w:val="16"/>
                <w:szCs w:val="16"/>
              </w:rPr>
              <w:t>: &lt;</w:t>
            </w:r>
            <w:proofErr w:type="spellStart"/>
            <w:r w:rsidRPr="00FA1BA7">
              <w:rPr>
                <w:rFonts w:ascii="Times New Roman" w:eastAsia="Times New Roman" w:hAnsi="Times New Roman" w:cs="Times New Roman"/>
                <w:color w:val="000000"/>
                <w:sz w:val="16"/>
                <w:szCs w:val="16"/>
              </w:rPr>
              <w:t>http://www.w3.org/2001/XMLSchema#</w:t>
            </w:r>
            <w:proofErr w:type="spellEnd"/>
            <w:r w:rsidRPr="00FA1BA7">
              <w:rPr>
                <w:rFonts w:ascii="Times New Roman" w:eastAsia="Times New Roman" w:hAnsi="Times New Roman" w:cs="Times New Roman"/>
                <w:color w:val="000000"/>
                <w:sz w:val="16"/>
                <w:szCs w:val="16"/>
              </w:rPr>
              <w:t>&gt;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xt</w:t>
            </w:r>
            <w:proofErr w:type="spellEnd"/>
            <w:r w:rsidRPr="00FA1BA7">
              <w:rPr>
                <w:rFonts w:ascii="Times New Roman" w:eastAsia="Times New Roman" w:hAnsi="Times New Roman" w:cs="Times New Roman"/>
                <w:color w:val="000000"/>
                <w:sz w:val="16"/>
                <w:szCs w:val="16"/>
              </w:rPr>
              <w:t>:  &lt;http://purl.org/twc/vocab/cross-topix#&gt;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prefix vote:  &lt;http://leo.tw.rpi.edu/source/orange/dataset/crowd-verifications/version/2011-Apr-25/typed/vote/&gt;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INSERT INTO &lt;http://leo.tw.rpi.edu/source/orange/dataset/crowd-verifications/version/2011-Apr-25&gt;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vote:myusername_2011_04_25T22_46_38_04_00</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ab/>
              <w:t xml:space="preserve">a </w:t>
            </w:r>
            <w:proofErr w:type="spellStart"/>
            <w:r w:rsidRPr="00FA1BA7">
              <w:rPr>
                <w:rFonts w:ascii="Times New Roman" w:eastAsia="Times New Roman" w:hAnsi="Times New Roman" w:cs="Times New Roman"/>
                <w:color w:val="000000"/>
                <w:sz w:val="16"/>
                <w:szCs w:val="16"/>
              </w:rPr>
              <w:t>xt:ComparisonReview</w:t>
            </w:r>
            <w:proofErr w:type="spellEnd"/>
            <w:r w:rsidRPr="00FA1BA7">
              <w:rPr>
                <w:rFonts w:ascii="Times New Roman" w:eastAsia="Times New Roman" w:hAnsi="Times New Roman" w:cs="Times New Roman"/>
                <w:color w:val="000000"/>
                <w:sz w:val="16"/>
                <w:szCs w:val="16"/>
              </w:rPr>
              <w: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ab/>
            </w:r>
            <w:proofErr w:type="spellStart"/>
            <w:r w:rsidRPr="00FA1BA7">
              <w:rPr>
                <w:rFonts w:ascii="Times New Roman" w:eastAsia="Times New Roman" w:hAnsi="Times New Roman" w:cs="Times New Roman"/>
                <w:color w:val="000000"/>
                <w:sz w:val="16"/>
                <w:szCs w:val="16"/>
              </w:rPr>
              <w:t>xt:comparison</w:t>
            </w:r>
            <w:proofErr w:type="spellEnd"/>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t>&lt;http://beta.twc.rpi.edu/id/cross-topix/alpha/3f041cbbb9eb89a3252bfe0efcd1206d&gt;;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ab/>
            </w:r>
            <w:proofErr w:type="spellStart"/>
            <w:r w:rsidRPr="00FA1BA7">
              <w:rPr>
                <w:rFonts w:ascii="Times New Roman" w:eastAsia="Times New Roman" w:hAnsi="Times New Roman" w:cs="Times New Roman"/>
                <w:color w:val="000000"/>
                <w:sz w:val="16"/>
                <w:szCs w:val="16"/>
              </w:rPr>
              <w:t>xt:user_name</w:t>
            </w:r>
            <w:proofErr w:type="spellEnd"/>
            <w:r w:rsidRPr="00FA1BA7">
              <w:rPr>
                <w:rFonts w:ascii="Times New Roman" w:eastAsia="Times New Roman" w:hAnsi="Times New Roman" w:cs="Times New Roman"/>
                <w:color w:val="000000"/>
                <w:sz w:val="16"/>
                <w:szCs w:val="16"/>
              </w:rPr>
              <w:t xml:space="preserve">  "</w:t>
            </w:r>
            <w:proofErr w:type="spellStart"/>
            <w:r w:rsidRPr="00FA1BA7">
              <w:rPr>
                <w:rFonts w:ascii="Times New Roman" w:eastAsia="Times New Roman" w:hAnsi="Times New Roman" w:cs="Times New Roman"/>
                <w:color w:val="000000"/>
                <w:sz w:val="16"/>
                <w:szCs w:val="16"/>
              </w:rPr>
              <w:t>myUserName</w:t>
            </w:r>
            <w:proofErr w:type="spellEnd"/>
            <w:r w:rsidRPr="00FA1BA7">
              <w:rPr>
                <w:rFonts w:ascii="Times New Roman" w:eastAsia="Times New Roman" w:hAnsi="Times New Roman" w:cs="Times New Roman"/>
                <w:color w:val="000000"/>
                <w:sz w:val="16"/>
                <w:szCs w:val="16"/>
              </w:rPr>
              <w: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ab/>
            </w:r>
            <w:proofErr w:type="spellStart"/>
            <w:r w:rsidRPr="00FA1BA7">
              <w:rPr>
                <w:rFonts w:ascii="Times New Roman" w:eastAsia="Times New Roman" w:hAnsi="Times New Roman" w:cs="Times New Roman"/>
                <w:color w:val="000000"/>
                <w:sz w:val="16"/>
                <w:szCs w:val="16"/>
              </w:rPr>
              <w:t>xt:accepted</w:t>
            </w:r>
            <w:proofErr w:type="spellEnd"/>
            <w:r w:rsidRPr="00FA1BA7">
              <w:rPr>
                <w:rFonts w:ascii="Times New Roman" w:eastAsia="Times New Roman" w:hAnsi="Times New Roman" w:cs="Times New Roman"/>
                <w:color w:val="000000"/>
                <w:sz w:val="16"/>
                <w:szCs w:val="16"/>
              </w:rPr>
              <w:t xml:space="preserve">   true;</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rPr>
              <w: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rPr>
              <w:t>}</w:t>
            </w:r>
            <w:r w:rsidRPr="00FA1BA7">
              <w:rPr>
                <w:rFonts w:ascii="Times New Roman" w:eastAsia="Times New Roman" w:hAnsi="Times New Roman" w:cs="Times New Roman"/>
                <w:sz w:val="24"/>
                <w:szCs w:val="24"/>
              </w:rPr>
              <w:br/>
            </w:r>
          </w:p>
        </w:tc>
      </w:tr>
    </w:tbl>
    <w:p w:rsidR="00FA1BA7" w:rsidRPr="00FA1BA7" w:rsidRDefault="00FA1BA7" w:rsidP="00FA1BA7">
      <w:pPr>
        <w:spacing w:after="0"/>
        <w:rPr>
          <w:rFonts w:ascii="Times New Roman" w:eastAsia="Times New Roman" w:hAnsi="Times New Roman" w:cs="Times New Roman"/>
          <w:color w:val="000000"/>
          <w:sz w:val="27"/>
          <w:szCs w:val="27"/>
        </w:rPr>
      </w:pP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 xml:space="preserve">What votes have been </w:t>
      </w:r>
      <w:proofErr w:type="spellStart"/>
      <w:r w:rsidRPr="00FA1BA7">
        <w:rPr>
          <w:rFonts w:ascii="Times New Roman" w:eastAsia="Times New Roman" w:hAnsi="Times New Roman" w:cs="Times New Roman"/>
          <w:color w:val="000000"/>
        </w:rPr>
        <w:t>submited</w:t>
      </w:r>
      <w:proofErr w:type="spellEnd"/>
      <w:r w:rsidRPr="00FA1BA7">
        <w:rPr>
          <w:rFonts w:ascii="Times New Roman" w:eastAsia="Times New Roman" w:hAnsi="Times New Roman" w:cs="Times New Roman"/>
          <w:color w:val="000000"/>
        </w:rPr>
        <w:t xml:space="preserve"> so far?</w:t>
      </w:r>
    </w:p>
    <w:tbl>
      <w:tblPr>
        <w:tblW w:w="9360" w:type="dxa"/>
        <w:tblCellMar>
          <w:top w:w="15" w:type="dxa"/>
          <w:left w:w="15" w:type="dxa"/>
          <w:bottom w:w="15" w:type="dxa"/>
          <w:right w:w="15" w:type="dxa"/>
        </w:tblCellMar>
        <w:tblLook w:val="04A0"/>
      </w:tblPr>
      <w:tblGrid>
        <w:gridCol w:w="9360"/>
      </w:tblGrid>
      <w:tr w:rsidR="00FA1BA7" w:rsidRPr="00FA1BA7" w:rsidTr="00FA1BA7">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xt</w:t>
            </w:r>
            <w:proofErr w:type="spellEnd"/>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t>&lt;</w:t>
            </w:r>
            <w:proofErr w:type="spellStart"/>
            <w:r w:rsidRPr="00FA1BA7">
              <w:rPr>
                <w:rFonts w:ascii="Times New Roman" w:eastAsia="Times New Roman" w:hAnsi="Times New Roman" w:cs="Times New Roman"/>
                <w:color w:val="000000"/>
                <w:sz w:val="16"/>
                <w:szCs w:val="16"/>
              </w:rPr>
              <w:t>http://purl.org/twc/vocab/cross-topix#</w:t>
            </w:r>
            <w:proofErr w:type="spellEnd"/>
            <w:r w:rsidRPr="00FA1BA7">
              <w:rPr>
                <w:rFonts w:ascii="Times New Roman" w:eastAsia="Times New Roman" w:hAnsi="Times New Roman" w:cs="Times New Roman"/>
                <w:color w:val="000000"/>
                <w:sz w:val="16"/>
                <w:szCs w:val="16"/>
              </w:rPr>
              <w:t>&gt;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SELECT ?comparison ?user ?accepted</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WHERE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GRAPH &lt;http://leo.tw.rpi.edu/source/orange/dataset/crowd-verifications/version/2011-Apr-25&gt;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ab/>
              <w:t xml:space="preserve">?vote a </w:t>
            </w:r>
            <w:proofErr w:type="spellStart"/>
            <w:r w:rsidRPr="00FA1BA7">
              <w:rPr>
                <w:rFonts w:ascii="Times New Roman" w:eastAsia="Times New Roman" w:hAnsi="Times New Roman" w:cs="Times New Roman"/>
                <w:color w:val="000000"/>
                <w:sz w:val="16"/>
                <w:szCs w:val="16"/>
              </w:rPr>
              <w:t>xt:ComparisonReview</w:t>
            </w:r>
            <w:proofErr w:type="spellEnd"/>
            <w:r w:rsidRPr="00FA1BA7">
              <w:rPr>
                <w:rFonts w:ascii="Times New Roman" w:eastAsia="Times New Roman" w:hAnsi="Times New Roman" w:cs="Times New Roman"/>
                <w:color w:val="000000"/>
                <w:sz w:val="16"/>
                <w:szCs w:val="16"/>
              </w:rPr>
              <w: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lastRenderedPageBreak/>
              <w:t> </w:t>
            </w:r>
            <w:r w:rsidRPr="00FA1BA7">
              <w:rPr>
                <w:rFonts w:ascii="Times New Roman" w:eastAsia="Times New Roman" w:hAnsi="Times New Roman" w:cs="Times New Roman"/>
                <w:color w:val="000000"/>
                <w:sz w:val="16"/>
                <w:szCs w:val="16"/>
              </w:rPr>
              <w:tab/>
            </w:r>
            <w:proofErr w:type="spellStart"/>
            <w:r w:rsidRPr="00FA1BA7">
              <w:rPr>
                <w:rFonts w:ascii="Times New Roman" w:eastAsia="Times New Roman" w:hAnsi="Times New Roman" w:cs="Times New Roman"/>
                <w:color w:val="000000"/>
                <w:sz w:val="16"/>
                <w:szCs w:val="16"/>
              </w:rPr>
              <w:t>xt:comparison</w:t>
            </w:r>
            <w:proofErr w:type="spellEnd"/>
            <w:r w:rsidRPr="00FA1BA7">
              <w:rPr>
                <w:rFonts w:ascii="Times New Roman" w:eastAsia="Times New Roman" w:hAnsi="Times New Roman" w:cs="Times New Roman"/>
                <w:color w:val="000000"/>
                <w:sz w:val="16"/>
                <w:szCs w:val="16"/>
              </w:rPr>
              <w:t xml:space="preserve"> ?comparison;</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r>
            <w:proofErr w:type="spellStart"/>
            <w:r w:rsidRPr="00FA1BA7">
              <w:rPr>
                <w:rFonts w:ascii="Times New Roman" w:eastAsia="Times New Roman" w:hAnsi="Times New Roman" w:cs="Times New Roman"/>
                <w:color w:val="000000"/>
                <w:sz w:val="16"/>
                <w:szCs w:val="16"/>
              </w:rPr>
              <w:t>xt:user_name</w:t>
            </w:r>
            <w:proofErr w:type="spellEnd"/>
            <w:r w:rsidRPr="00FA1BA7">
              <w:rPr>
                <w:rFonts w:ascii="Times New Roman" w:eastAsia="Times New Roman" w:hAnsi="Times New Roman" w:cs="Times New Roman"/>
                <w:color w:val="000000"/>
                <w:sz w:val="16"/>
                <w:szCs w:val="16"/>
              </w:rPr>
              <w:t xml:space="preserve">  ?user;</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r>
            <w:proofErr w:type="spellStart"/>
            <w:r w:rsidRPr="00FA1BA7">
              <w:rPr>
                <w:rFonts w:ascii="Times New Roman" w:eastAsia="Times New Roman" w:hAnsi="Times New Roman" w:cs="Times New Roman"/>
                <w:color w:val="000000"/>
                <w:sz w:val="16"/>
                <w:szCs w:val="16"/>
              </w:rPr>
              <w:t>xt:accepted</w:t>
            </w:r>
            <w:proofErr w:type="spellEnd"/>
            <w:r w:rsidRPr="00FA1BA7">
              <w:rPr>
                <w:rFonts w:ascii="Times New Roman" w:eastAsia="Times New Roman" w:hAnsi="Times New Roman" w:cs="Times New Roman"/>
                <w:color w:val="000000"/>
                <w:sz w:val="16"/>
                <w:szCs w:val="16"/>
              </w:rPr>
              <w:t xml:space="preserve">   ?accepted;</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ab/>
              <w: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w:t>
            </w:r>
            <w:r w:rsidRPr="00FA1BA7">
              <w:rPr>
                <w:rFonts w:ascii="Times New Roman" w:eastAsia="Times New Roman" w:hAnsi="Times New Roman" w:cs="Times New Roman"/>
                <w:sz w:val="24"/>
                <w:szCs w:val="24"/>
              </w:rPr>
              <w:br/>
            </w:r>
          </w:p>
        </w:tc>
      </w:tr>
    </w:tbl>
    <w:p w:rsidR="00FA1BA7" w:rsidRPr="00FA1BA7" w:rsidRDefault="00FA1BA7" w:rsidP="00FA1BA7">
      <w:pPr>
        <w:spacing w:after="0"/>
        <w:rPr>
          <w:rFonts w:ascii="Times New Roman" w:eastAsia="Times New Roman" w:hAnsi="Times New Roman" w:cs="Times New Roman"/>
          <w:color w:val="000000"/>
          <w:sz w:val="27"/>
          <w:szCs w:val="27"/>
        </w:rPr>
      </w:pPr>
      <w:r w:rsidRPr="00FA1BA7">
        <w:rPr>
          <w:rFonts w:ascii="Times New Roman" w:eastAsia="Times New Roman" w:hAnsi="Times New Roman" w:cs="Times New Roman"/>
          <w:color w:val="000000"/>
          <w:sz w:val="27"/>
          <w:szCs w:val="27"/>
        </w:rPr>
        <w:lastRenderedPageBreak/>
        <w:br/>
      </w:r>
      <w:r w:rsidRPr="00FA1BA7">
        <w:rPr>
          <w:rFonts w:ascii="Times New Roman" w:eastAsia="Times New Roman" w:hAnsi="Times New Roman" w:cs="Times New Roman"/>
          <w:color w:val="000000"/>
        </w:rPr>
        <w:t>SPARQL Query: To update the database to indicate whether the user thought it was a match or not. TODO - Tim.</w:t>
      </w:r>
    </w:p>
    <w:tbl>
      <w:tblPr>
        <w:tblW w:w="9360" w:type="dxa"/>
        <w:tblCellMar>
          <w:top w:w="15" w:type="dxa"/>
          <w:left w:w="15" w:type="dxa"/>
          <w:bottom w:w="15" w:type="dxa"/>
          <w:right w:w="15" w:type="dxa"/>
        </w:tblCellMar>
        <w:tblLook w:val="04A0"/>
      </w:tblPr>
      <w:tblGrid>
        <w:gridCol w:w="9360"/>
      </w:tblGrid>
      <w:tr w:rsidR="00FA1BA7" w:rsidRPr="00FA1BA7" w:rsidTr="00FA1BA7">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r w:rsidRPr="00FA1BA7">
              <w:rPr>
                <w:rFonts w:ascii="Times New Roman" w:eastAsia="Times New Roman" w:hAnsi="Times New Roman" w:cs="Times New Roman"/>
                <w:color w:val="000000"/>
              </w:rPr>
              <w:t># query to put vote onto endpoint</w:t>
            </w:r>
          </w:p>
        </w:tc>
      </w:tr>
    </w:tbl>
    <w:p w:rsidR="00FA1BA7" w:rsidRPr="00FA1BA7" w:rsidRDefault="00FA1BA7" w:rsidP="00FA1BA7">
      <w:pPr>
        <w:spacing w:after="0"/>
        <w:rPr>
          <w:rFonts w:ascii="Times New Roman" w:eastAsia="Times New Roman" w:hAnsi="Times New Roman" w:cs="Times New Roman"/>
          <w:color w:val="000000"/>
          <w:sz w:val="27"/>
          <w:szCs w:val="27"/>
        </w:rPr>
      </w:pP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SPARQL Query: To get the current proposed match with the highest score, TODO</w:t>
      </w:r>
    </w:p>
    <w:tbl>
      <w:tblPr>
        <w:tblW w:w="9360" w:type="dxa"/>
        <w:tblCellMar>
          <w:top w:w="15" w:type="dxa"/>
          <w:left w:w="15" w:type="dxa"/>
          <w:bottom w:w="15" w:type="dxa"/>
          <w:right w:w="15" w:type="dxa"/>
        </w:tblCellMar>
        <w:tblLook w:val="04A0"/>
      </w:tblPr>
      <w:tblGrid>
        <w:gridCol w:w="9360"/>
      </w:tblGrid>
      <w:tr w:rsidR="00FA1BA7" w:rsidRPr="00FA1BA7" w:rsidTr="00FA1BA7">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r w:rsidRPr="00FA1BA7">
              <w:rPr>
                <w:rFonts w:ascii="Times New Roman" w:eastAsia="Times New Roman" w:hAnsi="Times New Roman" w:cs="Times New Roman"/>
                <w:color w:val="000000"/>
              </w:rPr>
              <w:t>@prefix</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sz w:val="24"/>
                <w:szCs w:val="24"/>
              </w:rPr>
              <w:br/>
            </w:r>
            <w:proofErr w:type="gramStart"/>
            <w:r w:rsidRPr="00FA1BA7">
              <w:rPr>
                <w:rFonts w:ascii="Times New Roman" w:eastAsia="Times New Roman" w:hAnsi="Times New Roman" w:cs="Times New Roman"/>
                <w:color w:val="000000"/>
              </w:rPr>
              <w:t>done  ????</w:t>
            </w:r>
            <w:proofErr w:type="gramEnd"/>
          </w:p>
        </w:tc>
      </w:tr>
    </w:tbl>
    <w:p w:rsidR="00FA1BA7" w:rsidRDefault="00FA1BA7" w:rsidP="00FA1BA7">
      <w:pPr>
        <w:spacing w:after="0"/>
        <w:rPr>
          <w:rFonts w:ascii="Times New Roman" w:eastAsia="Times New Roman" w:hAnsi="Times New Roman" w:cs="Times New Roman"/>
          <w:color w:val="000000"/>
          <w:sz w:val="27"/>
          <w:szCs w:val="27"/>
        </w:rPr>
      </w:pP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noProof/>
          <w:color w:val="000000"/>
          <w:sz w:val="27"/>
          <w:szCs w:val="27"/>
        </w:rPr>
        <w:drawing>
          <wp:inline distT="0" distB="0" distL="0" distR="0">
            <wp:extent cx="5237018" cy="3915768"/>
            <wp:effectExtent l="0" t="0" r="1905" b="8890"/>
            <wp:docPr id="20" name="Picture 20" descr="https://lh4.googleusercontent.com/FsjIGR5vCgO2KiOyYkHOz9fPOI3BB47-9fadC6fUh_DzCc9TsWVaItqZ-Zhh9q9B-STmJegRdKCxEQLkKekG8R-Y7-f7sQyiigvIrDmnAesEzknnN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FsjIGR5vCgO2KiOyYkHOz9fPOI3BB47-9fadC6fUh_DzCc9TsWVaItqZ-Zhh9q9B-STmJegRdKCxEQLkKekG8R-Y7-f7sQyiigvIrDmnAesEzknnNf0"/>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37619" cy="3916217"/>
                    </a:xfrm>
                    <a:prstGeom prst="rect">
                      <a:avLst/>
                    </a:prstGeom>
                    <a:noFill/>
                    <a:ln>
                      <a:noFill/>
                    </a:ln>
                  </pic:spPr>
                </pic:pic>
              </a:graphicData>
            </a:graphic>
          </wp:inline>
        </w:drawing>
      </w:r>
    </w:p>
    <w:p w:rsidR="00B62209" w:rsidRPr="00FA1BA7" w:rsidRDefault="00B62209" w:rsidP="00FA1BA7">
      <w:pPr>
        <w:spacing w:after="0"/>
        <w:rPr>
          <w:rFonts w:ascii="Times New Roman" w:eastAsia="Times New Roman" w:hAnsi="Times New Roman" w:cs="Times New Roman"/>
          <w:color w:val="000000"/>
          <w:sz w:val="27"/>
          <w:szCs w:val="27"/>
        </w:rPr>
      </w:pPr>
    </w:p>
    <w:p w:rsidR="00FA1BA7" w:rsidRPr="00FA1BA7" w:rsidRDefault="00FA1BA7" w:rsidP="00FA1BA7">
      <w:pPr>
        <w:spacing w:after="0"/>
        <w:rPr>
          <w:rFonts w:ascii="Times New Roman" w:eastAsia="Times New Roman" w:hAnsi="Times New Roman" w:cs="Times New Roman"/>
          <w:color w:val="000000"/>
          <w:sz w:val="27"/>
          <w:szCs w:val="27"/>
        </w:rPr>
      </w:pPr>
      <w:r w:rsidRPr="00FA1BA7">
        <w:rPr>
          <w:rFonts w:ascii="Times New Roman" w:eastAsia="Times New Roman" w:hAnsi="Times New Roman" w:cs="Times New Roman"/>
          <w:color w:val="000000"/>
        </w:rPr>
        <w:t>Figure: Enumerating the data attributes to consider when modeling the 1) user response, 2) submitting the response, and 3) choosing the named graph design. This discussion motivates the RDF modeling for the vote (based on the finished RDF modeling of the page titles and similarities), the cross-</w:t>
      </w:r>
      <w:proofErr w:type="spellStart"/>
      <w:r w:rsidRPr="00FA1BA7">
        <w:rPr>
          <w:rFonts w:ascii="Times New Roman" w:eastAsia="Times New Roman" w:hAnsi="Times New Roman" w:cs="Times New Roman"/>
          <w:color w:val="000000"/>
        </w:rPr>
        <w:t>topix</w:t>
      </w:r>
      <w:proofErr w:type="spellEnd"/>
      <w:r w:rsidRPr="00FA1BA7">
        <w:rPr>
          <w:rFonts w:ascii="Times New Roman" w:eastAsia="Times New Roman" w:hAnsi="Times New Roman" w:cs="Times New Roman"/>
          <w:color w:val="000000"/>
        </w:rPr>
        <w:t xml:space="preserve"> vocabulary (which was extended)</w:t>
      </w:r>
    </w:p>
    <w:p w:rsidR="0035668A" w:rsidRDefault="0035668A">
      <w:pPr>
        <w:rPr>
          <w:rFonts w:ascii="Times New Roman" w:eastAsia="Times New Roman" w:hAnsi="Times New Roman" w:cs="Times New Roman"/>
          <w:b/>
          <w:color w:val="000000"/>
          <w:sz w:val="24"/>
          <w:szCs w:val="24"/>
        </w:rPr>
      </w:pPr>
      <w:bookmarkStart w:id="682" w:name="_Toc291793225"/>
      <w:r>
        <w:rPr>
          <w:bCs/>
          <w:color w:val="000000"/>
          <w:sz w:val="24"/>
          <w:szCs w:val="24"/>
        </w:rPr>
        <w:br w:type="page"/>
      </w:r>
    </w:p>
    <w:p w:rsidR="00FA1BA7" w:rsidRPr="00FA1BA7" w:rsidRDefault="00FA1BA7" w:rsidP="00FA1BA7">
      <w:pPr>
        <w:pStyle w:val="Heading2"/>
        <w:spacing w:before="0" w:beforeAutospacing="0" w:after="0" w:afterAutospacing="0"/>
        <w:rPr>
          <w:color w:val="000000"/>
        </w:rPr>
      </w:pPr>
      <w:r w:rsidRPr="00FA1BA7">
        <w:rPr>
          <w:bCs w:val="0"/>
          <w:color w:val="000000"/>
          <w:sz w:val="24"/>
          <w:szCs w:val="24"/>
        </w:rPr>
        <w:lastRenderedPageBreak/>
        <w:t>F.</w:t>
      </w:r>
      <w:r>
        <w:rPr>
          <w:bCs w:val="0"/>
          <w:color w:val="000000"/>
          <w:sz w:val="24"/>
          <w:szCs w:val="24"/>
        </w:rPr>
        <w:t xml:space="preserve"> Implementation of the</w:t>
      </w:r>
      <w:r w:rsidRPr="00FA1BA7">
        <w:rPr>
          <w:bCs w:val="0"/>
          <w:color w:val="000000"/>
          <w:sz w:val="24"/>
          <w:szCs w:val="24"/>
        </w:rPr>
        <w:t xml:space="preserve"> “</w:t>
      </w:r>
      <w:r w:rsidRPr="00FA1BA7">
        <w:rPr>
          <w:color w:val="000000"/>
          <w:sz w:val="28"/>
          <w:szCs w:val="28"/>
        </w:rPr>
        <w:t>See Also” box</w:t>
      </w:r>
      <w:r>
        <w:rPr>
          <w:color w:val="000000"/>
          <w:sz w:val="28"/>
          <w:szCs w:val="28"/>
        </w:rPr>
        <w:t>:</w:t>
      </w:r>
      <w:bookmarkEnd w:id="682"/>
    </w:p>
    <w:p w:rsidR="00FA1BA7" w:rsidRPr="00FA1BA7" w:rsidRDefault="00FA1BA7" w:rsidP="00FA1BA7">
      <w:pPr>
        <w:spacing w:after="0"/>
        <w:rPr>
          <w:rFonts w:ascii="Times New Roman" w:eastAsia="Times New Roman" w:hAnsi="Times New Roman" w:cs="Times New Roman"/>
          <w:color w:val="000000"/>
          <w:sz w:val="27"/>
          <w:szCs w:val="27"/>
        </w:rPr>
      </w:pPr>
    </w:p>
    <w:p w:rsidR="00FA1BA7" w:rsidRPr="00FA1BA7" w:rsidRDefault="00467A11" w:rsidP="00FA1BA7">
      <w:pPr>
        <w:spacing w:after="0"/>
        <w:rPr>
          <w:rFonts w:ascii="Times New Roman" w:eastAsia="Times New Roman" w:hAnsi="Times New Roman" w:cs="Times New Roman"/>
          <w:color w:val="000000"/>
          <w:sz w:val="27"/>
          <w:szCs w:val="27"/>
        </w:rPr>
      </w:pPr>
      <w:hyperlink r:id="rId48" w:history="1">
        <w:r w:rsidR="00FA1BA7" w:rsidRPr="00FA1BA7">
          <w:rPr>
            <w:rFonts w:ascii="Times New Roman" w:eastAsia="Times New Roman" w:hAnsi="Times New Roman" w:cs="Times New Roman"/>
            <w:color w:val="000099"/>
            <w:sz w:val="24"/>
            <w:szCs w:val="24"/>
            <w:u w:val="single"/>
          </w:rPr>
          <w:t>http://leo.tw.rpi.edu:81/hello.php</w:t>
        </w:r>
      </w:hyperlink>
    </w:p>
    <w:p w:rsidR="00FA1BA7" w:rsidRPr="00FA1BA7" w:rsidRDefault="00FA1BA7" w:rsidP="00FA1BA7">
      <w:pPr>
        <w:spacing w:after="0"/>
        <w:rPr>
          <w:rFonts w:ascii="Times New Roman" w:eastAsia="Times New Roman" w:hAnsi="Times New Roman" w:cs="Times New Roman"/>
          <w:color w:val="000000"/>
          <w:sz w:val="27"/>
          <w:szCs w:val="27"/>
        </w:rPr>
      </w:pP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w:t>
      </w:r>
      <w:r w:rsidR="0035668A">
        <w:rPr>
          <w:rFonts w:ascii="Times New Roman" w:eastAsia="Times New Roman" w:hAnsi="Times New Roman" w:cs="Times New Roman"/>
          <w:color w:val="000000"/>
        </w:rPr>
        <w:t>X</w:t>
      </w:r>
      <w:r w:rsidRPr="00FA1BA7">
        <w:rPr>
          <w:rFonts w:ascii="Times New Roman" w:eastAsia="Times New Roman" w:hAnsi="Times New Roman" w:cs="Times New Roman"/>
          <w:color w:val="000000"/>
        </w:rPr>
        <w:t xml:space="preserve">) Accept URL of </w:t>
      </w:r>
      <w:hyperlink r:id="rId49" w:history="1">
        <w:proofErr w:type="spellStart"/>
        <w:r w:rsidRPr="00FA1BA7">
          <w:rPr>
            <w:rFonts w:ascii="Times New Roman" w:eastAsia="Times New Roman" w:hAnsi="Times New Roman" w:cs="Times New Roman"/>
            <w:color w:val="000099"/>
            <w:u w:val="single"/>
          </w:rPr>
          <w:t>U_wiki</w:t>
        </w:r>
        <w:proofErr w:type="spellEnd"/>
      </w:hyperlink>
      <w:r w:rsidRPr="00FA1BA7">
        <w:rPr>
          <w:rFonts w:ascii="Times New Roman" w:eastAsia="Times New Roman" w:hAnsi="Times New Roman" w:cs="Times New Roman"/>
          <w:color w:val="000000"/>
        </w:rPr>
        <w:t xml:space="preserve"> or </w:t>
      </w:r>
      <w:hyperlink r:id="rId50" w:history="1">
        <w:proofErr w:type="spellStart"/>
        <w:r w:rsidRPr="00FA1BA7">
          <w:rPr>
            <w:rFonts w:ascii="Times New Roman" w:eastAsia="Times New Roman" w:hAnsi="Times New Roman" w:cs="Times New Roman"/>
            <w:color w:val="000099"/>
            <w:u w:val="single"/>
          </w:rPr>
          <w:t>P_wiki</w:t>
        </w:r>
        <w:proofErr w:type="spellEnd"/>
      </w:hyperlink>
      <w:r w:rsidRPr="00FA1BA7">
        <w:rPr>
          <w:rFonts w:ascii="Times New Roman" w:eastAsia="Times New Roman" w:hAnsi="Times New Roman" w:cs="Times New Roman"/>
          <w:color w:val="000000"/>
        </w:rPr>
        <w:t>, the page requested by the user that we are going to provide links to complementing wiki.</w:t>
      </w: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w:t>
      </w:r>
      <w:r w:rsidR="0035668A">
        <w:rPr>
          <w:rFonts w:ascii="Times New Roman" w:eastAsia="Times New Roman" w:hAnsi="Times New Roman" w:cs="Times New Roman"/>
          <w:color w:val="000000"/>
        </w:rPr>
        <w:t>X</w:t>
      </w:r>
      <w:r w:rsidRPr="00FA1BA7">
        <w:rPr>
          <w:rFonts w:ascii="Times New Roman" w:eastAsia="Times New Roman" w:hAnsi="Times New Roman" w:cs="Times New Roman"/>
          <w:color w:val="000000"/>
        </w:rPr>
        <w:t>) Query “Y/N Aggregation”</w:t>
      </w: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w:t>
      </w:r>
      <w:r w:rsidR="0035668A">
        <w:rPr>
          <w:rFonts w:ascii="Times New Roman" w:eastAsia="Times New Roman" w:hAnsi="Times New Roman" w:cs="Times New Roman"/>
          <w:color w:val="000000"/>
        </w:rPr>
        <w:t>X</w:t>
      </w:r>
      <w:r w:rsidRPr="00FA1BA7">
        <w:rPr>
          <w:rFonts w:ascii="Times New Roman" w:eastAsia="Times New Roman" w:hAnsi="Times New Roman" w:cs="Times New Roman"/>
          <w:color w:val="000000"/>
        </w:rPr>
        <w:t>) Return suggestions to alternative wiki</w:t>
      </w: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sz w:val="27"/>
          <w:szCs w:val="27"/>
        </w:rPr>
        <w:br/>
      </w:r>
      <w:proofErr w:type="gramStart"/>
      <w:r w:rsidRPr="00FA1BA7">
        <w:rPr>
          <w:rFonts w:ascii="Times New Roman" w:eastAsia="Times New Roman" w:hAnsi="Times New Roman" w:cs="Times New Roman"/>
          <w:color w:val="000000"/>
        </w:rPr>
        <w:t>We</w:t>
      </w:r>
      <w:proofErr w:type="gramEnd"/>
      <w:r w:rsidRPr="00FA1BA7">
        <w:rPr>
          <w:rFonts w:ascii="Times New Roman" w:eastAsia="Times New Roman" w:hAnsi="Times New Roman" w:cs="Times New Roman"/>
          <w:color w:val="000000"/>
        </w:rPr>
        <w:t xml:space="preserve"> are using csv2rdf4lod’s </w:t>
      </w:r>
      <w:hyperlink r:id="rId51" w:history="1">
        <w:r w:rsidRPr="00FA1BA7">
          <w:rPr>
            <w:rFonts w:ascii="Times New Roman" w:eastAsia="Times New Roman" w:hAnsi="Times New Roman" w:cs="Times New Roman"/>
            <w:color w:val="000099"/>
            <w:u w:val="single"/>
          </w:rPr>
          <w:t>c9d.php</w:t>
        </w:r>
      </w:hyperlink>
      <w:r w:rsidRPr="00FA1BA7">
        <w:rPr>
          <w:rFonts w:ascii="Times New Roman" w:eastAsia="Times New Roman" w:hAnsi="Times New Roman" w:cs="Times New Roman"/>
          <w:color w:val="000000"/>
        </w:rPr>
        <w:t xml:space="preserve"> as an example for how to execute SPARQL queries and handle the results. (</w:t>
      </w:r>
      <w:proofErr w:type="gramStart"/>
      <w:r w:rsidRPr="00FA1BA7">
        <w:rPr>
          <w:rFonts w:ascii="Times New Roman" w:eastAsia="Times New Roman" w:hAnsi="Times New Roman" w:cs="Times New Roman"/>
          <w:color w:val="000000"/>
        </w:rPr>
        <w:t>the</w:t>
      </w:r>
      <w:proofErr w:type="gramEnd"/>
      <w:r w:rsidRPr="00FA1BA7">
        <w:rPr>
          <w:rFonts w:ascii="Times New Roman" w:eastAsia="Times New Roman" w:hAnsi="Times New Roman" w:cs="Times New Roman"/>
          <w:color w:val="000000"/>
        </w:rPr>
        <w:t xml:space="preserve"> node-&gt; part at the top does NOT work b/c we are not in Drupal; we will obtain the input wiki URL using $</w:t>
      </w:r>
      <w:proofErr w:type="spellStart"/>
      <w:r w:rsidRPr="00FA1BA7">
        <w:rPr>
          <w:rFonts w:ascii="Times New Roman" w:eastAsia="Times New Roman" w:hAnsi="Times New Roman" w:cs="Times New Roman"/>
          <w:color w:val="000000"/>
        </w:rPr>
        <w:t>wiki_page</w:t>
      </w:r>
      <w:proofErr w:type="spellEnd"/>
      <w:r w:rsidRPr="00FA1BA7">
        <w:rPr>
          <w:rFonts w:ascii="Times New Roman" w:eastAsia="Times New Roman" w:hAnsi="Times New Roman" w:cs="Times New Roman"/>
          <w:color w:val="000000"/>
        </w:rPr>
        <w:t xml:space="preserve"> = $_GET['page'];, which obtains the attribute from the URL’s HTTP Request: </w:t>
      </w:r>
      <w:r w:rsidRPr="00FA1BA7">
        <w:rPr>
          <w:rFonts w:ascii="Times New Roman" w:eastAsia="Times New Roman" w:hAnsi="Times New Roman" w:cs="Times New Roman"/>
          <w:color w:val="000000"/>
          <w:sz w:val="27"/>
          <w:szCs w:val="27"/>
        </w:rPr>
        <w:br/>
      </w:r>
    </w:p>
    <w:tbl>
      <w:tblPr>
        <w:tblW w:w="9360" w:type="dxa"/>
        <w:tblCellMar>
          <w:top w:w="15" w:type="dxa"/>
          <w:left w:w="15" w:type="dxa"/>
          <w:bottom w:w="15" w:type="dxa"/>
          <w:right w:w="15" w:type="dxa"/>
        </w:tblCellMar>
        <w:tblLook w:val="04A0"/>
      </w:tblPr>
      <w:tblGrid>
        <w:gridCol w:w="9570"/>
      </w:tblGrid>
      <w:tr w:rsidR="00FA1BA7" w:rsidRPr="00FA1BA7" w:rsidTr="00FA1BA7">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467A11" w:rsidP="00FA1BA7">
            <w:pPr>
              <w:spacing w:after="0"/>
              <w:rPr>
                <w:rFonts w:ascii="Times New Roman" w:eastAsia="Times New Roman" w:hAnsi="Times New Roman" w:cs="Times New Roman"/>
                <w:sz w:val="24"/>
                <w:szCs w:val="24"/>
              </w:rPr>
            </w:pPr>
            <w:hyperlink r:id="rId52" w:history="1">
              <w:r w:rsidR="00FA1BA7" w:rsidRPr="00FA1BA7">
                <w:rPr>
                  <w:rFonts w:ascii="Times New Roman" w:eastAsia="Times New Roman" w:hAnsi="Times New Roman" w:cs="Times New Roman"/>
                  <w:color w:val="000099"/>
                  <w:sz w:val="20"/>
                  <w:szCs w:val="20"/>
                  <w:u w:val="single"/>
                </w:rPr>
                <w:t>http://leo.tw.rpi.edu:81/hello.php</w:t>
              </w:r>
            </w:hyperlink>
            <w:r w:rsidR="00FA1BA7" w:rsidRPr="00FA1BA7">
              <w:rPr>
                <w:rFonts w:ascii="Times New Roman" w:eastAsia="Times New Roman" w:hAnsi="Times New Roman" w:cs="Times New Roman"/>
                <w:color w:val="000000"/>
                <w:sz w:val="20"/>
                <w:szCs w:val="20"/>
              </w:rPr>
              <w:t>?page=http%3A%2F%2Fimslp.org%2Fwiki%2FStabat_Mater%2C_Op.58_(Dvo%25C5%2599%25C3%25A1k%2C_Anton%25C3%25ADn)</w:t>
            </w:r>
          </w:p>
        </w:tc>
      </w:tr>
    </w:tbl>
    <w:p w:rsidR="00FA1BA7" w:rsidRPr="00FA1BA7" w:rsidRDefault="00FA1BA7" w:rsidP="00FA1BA7">
      <w:pPr>
        <w:spacing w:after="0"/>
        <w:rPr>
          <w:rFonts w:ascii="Times New Roman" w:eastAsia="Times New Roman" w:hAnsi="Times New Roman" w:cs="Times New Roman"/>
          <w:color w:val="000000"/>
          <w:sz w:val="27"/>
          <w:szCs w:val="27"/>
        </w:rPr>
      </w:pP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After obtaining the wiki page from the HTTP request, we can construct a SPARQL query to obtain recommendations for links to the other wiki</w:t>
      </w:r>
      <w:proofErr w:type="gramStart"/>
      <w:r w:rsidRPr="00FA1BA7">
        <w:rPr>
          <w:rFonts w:ascii="Times New Roman" w:eastAsia="Times New Roman" w:hAnsi="Times New Roman" w:cs="Times New Roman"/>
          <w:color w:val="000000"/>
        </w:rPr>
        <w:t>:</w:t>
      </w:r>
      <w:proofErr w:type="gramEnd"/>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 xml:space="preserve">See also suggestion box query (“from the left”). The URI highlighted in green is replaced by the page URL requested to </w:t>
      </w:r>
      <w:proofErr w:type="spellStart"/>
      <w:r w:rsidRPr="00FA1BA7">
        <w:rPr>
          <w:rFonts w:ascii="Times New Roman" w:eastAsia="Times New Roman" w:hAnsi="Times New Roman" w:cs="Times New Roman"/>
          <w:color w:val="000000"/>
        </w:rPr>
        <w:t>hello.php</w:t>
      </w:r>
      <w:proofErr w:type="spellEnd"/>
      <w:r w:rsidRPr="00FA1BA7">
        <w:rPr>
          <w:rFonts w:ascii="Times New Roman" w:eastAsia="Times New Roman" w:hAnsi="Times New Roman" w:cs="Times New Roman"/>
          <w:color w:val="000000"/>
        </w:rPr>
        <w:t>:</w:t>
      </w:r>
    </w:p>
    <w:tbl>
      <w:tblPr>
        <w:tblW w:w="9360" w:type="dxa"/>
        <w:tblCellMar>
          <w:top w:w="15" w:type="dxa"/>
          <w:left w:w="15" w:type="dxa"/>
          <w:bottom w:w="15" w:type="dxa"/>
          <w:right w:w="15" w:type="dxa"/>
        </w:tblCellMar>
        <w:tblLook w:val="04A0"/>
      </w:tblPr>
      <w:tblGrid>
        <w:gridCol w:w="9360"/>
      </w:tblGrid>
      <w:tr w:rsidR="00FA1BA7" w:rsidRPr="00FA1BA7" w:rsidTr="00FA1BA7">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dcterms</w:t>
            </w:r>
            <w:proofErr w:type="spellEnd"/>
            <w:r w:rsidRPr="00FA1BA7">
              <w:rPr>
                <w:rFonts w:ascii="Times New Roman" w:eastAsia="Times New Roman" w:hAnsi="Times New Roman" w:cs="Times New Roman"/>
                <w:color w:val="000000"/>
                <w:sz w:val="16"/>
                <w:szCs w:val="16"/>
              </w:rPr>
              <w:t>: &lt;</w:t>
            </w:r>
            <w:proofErr w:type="spellStart"/>
            <w:r w:rsidRPr="00FA1BA7">
              <w:rPr>
                <w:rFonts w:ascii="Times New Roman" w:eastAsia="Times New Roman" w:hAnsi="Times New Roman" w:cs="Times New Roman"/>
                <w:color w:val="000000"/>
                <w:sz w:val="16"/>
                <w:szCs w:val="16"/>
              </w:rPr>
              <w:t>http://purl.org/dc/terms/</w:t>
            </w:r>
            <w:proofErr w:type="spellEnd"/>
            <w:r w:rsidRPr="00FA1BA7">
              <w:rPr>
                <w:rFonts w:ascii="Times New Roman" w:eastAsia="Times New Roman" w:hAnsi="Times New Roman" w:cs="Times New Roman"/>
                <w:color w:val="000000"/>
                <w:sz w:val="16"/>
                <w:szCs w:val="16"/>
              </w:rPr>
              <w:t>&gt;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xt</w:t>
            </w:r>
            <w:proofErr w:type="spellEnd"/>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t>&lt;http://purl.org/twc/vocab/cross-topix#&gt;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SELECT ?other ?title ?</w:t>
            </w:r>
            <w:proofErr w:type="spellStart"/>
            <w:r w:rsidRPr="00FA1BA7">
              <w:rPr>
                <w:rFonts w:ascii="Times New Roman" w:eastAsia="Times New Roman" w:hAnsi="Times New Roman" w:cs="Times New Roman"/>
                <w:color w:val="000000"/>
                <w:sz w:val="16"/>
                <w:szCs w:val="16"/>
              </w:rPr>
              <w:t>sim</w:t>
            </w:r>
            <w:proofErr w:type="spellEnd"/>
            <w:r w:rsidRPr="00FA1BA7">
              <w:rPr>
                <w:rFonts w:ascii="Times New Roman" w:eastAsia="Times New Roman" w:hAnsi="Times New Roman" w:cs="Times New Roman"/>
                <w:color w:val="000000"/>
                <w:sz w:val="16"/>
                <w:szCs w:val="16"/>
              </w:rPr>
              <w:t xml:space="preserve"> ?user ?accepted</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WHERE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GRAPH &lt;http://leo.tw.rpi.edu/source/orange/dataset/crowd-verifications/version/2011-Apr-25&gt;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ab/>
              <w:t xml:space="preserve">?vote a </w:t>
            </w:r>
            <w:proofErr w:type="spellStart"/>
            <w:r w:rsidRPr="00FA1BA7">
              <w:rPr>
                <w:rFonts w:ascii="Times New Roman" w:eastAsia="Times New Roman" w:hAnsi="Times New Roman" w:cs="Times New Roman"/>
                <w:color w:val="000000"/>
                <w:sz w:val="16"/>
                <w:szCs w:val="16"/>
              </w:rPr>
              <w:t>xt:ComparisonReview</w:t>
            </w:r>
            <w:proofErr w:type="spellEnd"/>
            <w:r w:rsidRPr="00FA1BA7">
              <w:rPr>
                <w:rFonts w:ascii="Times New Roman" w:eastAsia="Times New Roman" w:hAnsi="Times New Roman" w:cs="Times New Roman"/>
                <w:color w:val="000000"/>
                <w:sz w:val="16"/>
                <w:szCs w:val="16"/>
              </w:rPr>
              <w: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r>
            <w:proofErr w:type="spellStart"/>
            <w:r w:rsidRPr="00FA1BA7">
              <w:rPr>
                <w:rFonts w:ascii="Times New Roman" w:eastAsia="Times New Roman" w:hAnsi="Times New Roman" w:cs="Times New Roman"/>
                <w:color w:val="000000"/>
                <w:sz w:val="16"/>
                <w:szCs w:val="16"/>
              </w:rPr>
              <w:t>xt:comparison</w:t>
            </w:r>
            <w:proofErr w:type="spellEnd"/>
            <w:r w:rsidRPr="00FA1BA7">
              <w:rPr>
                <w:rFonts w:ascii="Times New Roman" w:eastAsia="Times New Roman" w:hAnsi="Times New Roman" w:cs="Times New Roman"/>
                <w:color w:val="000000"/>
                <w:sz w:val="16"/>
                <w:szCs w:val="16"/>
              </w:rPr>
              <w:t xml:space="preserve"> ?comparison;</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r>
            <w:proofErr w:type="spellStart"/>
            <w:r w:rsidRPr="00FA1BA7">
              <w:rPr>
                <w:rFonts w:ascii="Times New Roman" w:eastAsia="Times New Roman" w:hAnsi="Times New Roman" w:cs="Times New Roman"/>
                <w:color w:val="000000"/>
                <w:sz w:val="16"/>
                <w:szCs w:val="16"/>
              </w:rPr>
              <w:t>xt:user_name</w:t>
            </w:r>
            <w:proofErr w:type="spellEnd"/>
            <w:r w:rsidRPr="00FA1BA7">
              <w:rPr>
                <w:rFonts w:ascii="Times New Roman" w:eastAsia="Times New Roman" w:hAnsi="Times New Roman" w:cs="Times New Roman"/>
                <w:color w:val="000000"/>
                <w:sz w:val="16"/>
                <w:szCs w:val="16"/>
              </w:rPr>
              <w:t xml:space="preserve">  ?user;</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r>
            <w:proofErr w:type="spellStart"/>
            <w:r w:rsidRPr="00FA1BA7">
              <w:rPr>
                <w:rFonts w:ascii="Times New Roman" w:eastAsia="Times New Roman" w:hAnsi="Times New Roman" w:cs="Times New Roman"/>
                <w:color w:val="000000"/>
                <w:sz w:val="16"/>
                <w:szCs w:val="16"/>
              </w:rPr>
              <w:t>xt:accepted</w:t>
            </w:r>
            <w:proofErr w:type="spellEnd"/>
            <w:r w:rsidRPr="00FA1BA7">
              <w:rPr>
                <w:rFonts w:ascii="Times New Roman" w:eastAsia="Times New Roman" w:hAnsi="Times New Roman" w:cs="Times New Roman"/>
                <w:color w:val="000000"/>
                <w:sz w:val="16"/>
                <w:szCs w:val="16"/>
              </w:rPr>
              <w:t xml:space="preserve">   ?accepted;</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ab/>
              <w: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GRAPH &lt;http://leo.tw.rpi.edu/source/orange-joiner/dataset/title-similarities/version/2011-Apr-20&gt;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ab/>
              <w:t>?comparison xt</w:t>
            </w:r>
            <w:proofErr w:type="gramStart"/>
            <w:r w:rsidRPr="00FA1BA7">
              <w:rPr>
                <w:rFonts w:ascii="Times New Roman" w:eastAsia="Times New Roman" w:hAnsi="Times New Roman" w:cs="Times New Roman"/>
                <w:color w:val="000000"/>
                <w:sz w:val="16"/>
                <w:szCs w:val="16"/>
              </w:rPr>
              <w:t>:comparable</w:t>
            </w:r>
            <w:proofErr w:type="gramEnd"/>
            <w:r w:rsidRPr="00FA1BA7">
              <w:rPr>
                <w:rFonts w:ascii="Times New Roman" w:eastAsia="Times New Roman" w:hAnsi="Times New Roman" w:cs="Times New Roman"/>
                <w:color w:val="000000"/>
                <w:sz w:val="16"/>
                <w:szCs w:val="16"/>
              </w:rPr>
              <w:t xml:space="preserve">_1 </w:t>
            </w:r>
            <w:r w:rsidRPr="00FA1BA7">
              <w:rPr>
                <w:rFonts w:ascii="Times New Roman" w:eastAsia="Times New Roman" w:hAnsi="Times New Roman" w:cs="Times New Roman"/>
                <w:b/>
                <w:bCs/>
                <w:color w:val="274E13"/>
                <w:sz w:val="16"/>
                <w:szCs w:val="16"/>
              </w:rPr>
              <w:t>&lt;http://imslp.org/wiki/Stabat_Mater,_Op.58_(Dvo%C5%99%C3%A1k,_Anton%C3%ADn)&gt;</w:t>
            </w:r>
            <w:r w:rsidRPr="00FA1BA7">
              <w:rPr>
                <w:rFonts w:ascii="Times New Roman" w:eastAsia="Times New Roman" w:hAnsi="Times New Roman" w:cs="Times New Roman"/>
                <w:color w:val="000000"/>
                <w:sz w:val="16"/>
                <w:szCs w:val="16"/>
              </w:rPr>
              <w: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t>xt:comparable_2 ?other;</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r>
            <w:proofErr w:type="spellStart"/>
            <w:r w:rsidRPr="00FA1BA7">
              <w:rPr>
                <w:rFonts w:ascii="Times New Roman" w:eastAsia="Times New Roman" w:hAnsi="Times New Roman" w:cs="Times New Roman"/>
                <w:color w:val="000000"/>
                <w:sz w:val="16"/>
                <w:szCs w:val="16"/>
              </w:rPr>
              <w:t>xt:similarity</w:t>
            </w:r>
            <w:proofErr w:type="spellEnd"/>
            <w:r w:rsidRPr="00FA1BA7">
              <w:rPr>
                <w:rFonts w:ascii="Times New Roman" w:eastAsia="Times New Roman" w:hAnsi="Times New Roman" w:cs="Times New Roman"/>
                <w:color w:val="000000"/>
                <w:sz w:val="16"/>
                <w:szCs w:val="16"/>
              </w:rPr>
              <w:t xml:space="preserve">   ?</w:t>
            </w:r>
            <w:proofErr w:type="spellStart"/>
            <w:r w:rsidRPr="00FA1BA7">
              <w:rPr>
                <w:rFonts w:ascii="Times New Roman" w:eastAsia="Times New Roman" w:hAnsi="Times New Roman" w:cs="Times New Roman"/>
                <w:color w:val="000000"/>
                <w:sz w:val="16"/>
                <w:szCs w:val="16"/>
              </w:rPr>
              <w:t>sim</w:t>
            </w:r>
            <w:proofErr w:type="spellEnd"/>
            <w:r w:rsidRPr="00FA1BA7">
              <w:rPr>
                <w:rFonts w:ascii="Times New Roman" w:eastAsia="Times New Roman" w:hAnsi="Times New Roman" w:cs="Times New Roman"/>
                <w:color w:val="000000"/>
                <w:sz w:val="16"/>
                <w:szCs w:val="16"/>
              </w:rPr>
              <w:t xml:space="preserve">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GRAPH &lt;http://leo.tw.rpi.edu/source/orange-amanda/dataset/ground-truth/version/2011-Apr-19&gt;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ab/>
              <w:t xml:space="preserve">?other </w:t>
            </w:r>
            <w:proofErr w:type="spellStart"/>
            <w:r w:rsidRPr="00FA1BA7">
              <w:rPr>
                <w:rFonts w:ascii="Times New Roman" w:eastAsia="Times New Roman" w:hAnsi="Times New Roman" w:cs="Times New Roman"/>
                <w:color w:val="000000"/>
                <w:sz w:val="16"/>
                <w:szCs w:val="16"/>
              </w:rPr>
              <w:t>dcterms</w:t>
            </w:r>
            <w:proofErr w:type="gramStart"/>
            <w:r w:rsidRPr="00FA1BA7">
              <w:rPr>
                <w:rFonts w:ascii="Times New Roman" w:eastAsia="Times New Roman" w:hAnsi="Times New Roman" w:cs="Times New Roman"/>
                <w:color w:val="000000"/>
                <w:sz w:val="16"/>
                <w:szCs w:val="16"/>
              </w:rPr>
              <w:t>:title</w:t>
            </w:r>
            <w:proofErr w:type="spellEnd"/>
            <w:proofErr w:type="gramEnd"/>
            <w:r w:rsidRPr="00FA1BA7">
              <w:rPr>
                <w:rFonts w:ascii="Times New Roman" w:eastAsia="Times New Roman" w:hAnsi="Times New Roman" w:cs="Times New Roman"/>
                <w:color w:val="000000"/>
                <w:sz w:val="16"/>
                <w:szCs w:val="16"/>
              </w:rPr>
              <w:t xml:space="preserve"> ?title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ORDER BY ?</w:t>
            </w:r>
            <w:proofErr w:type="spellStart"/>
            <w:r w:rsidRPr="00FA1BA7">
              <w:rPr>
                <w:rFonts w:ascii="Times New Roman" w:eastAsia="Times New Roman" w:hAnsi="Times New Roman" w:cs="Times New Roman"/>
                <w:color w:val="000000"/>
                <w:sz w:val="16"/>
                <w:szCs w:val="16"/>
              </w:rPr>
              <w:t>sim</w:t>
            </w:r>
            <w:proofErr w:type="spellEnd"/>
            <w:r w:rsidRPr="00FA1BA7">
              <w:rPr>
                <w:rFonts w:ascii="Times New Roman" w:eastAsia="Times New Roman" w:hAnsi="Times New Roman" w:cs="Times New Roman"/>
                <w:color w:val="000000"/>
                <w:sz w:val="16"/>
                <w:szCs w:val="16"/>
              </w:rPr>
              <w:t xml:space="preserve"> ?accepted ?user ?other ?title</w:t>
            </w:r>
            <w:r w:rsidR="0035668A">
              <w:rPr>
                <w:rFonts w:ascii="Times New Roman" w:eastAsia="Times New Roman" w:hAnsi="Times New Roman" w:cs="Times New Roman"/>
                <w:color w:val="000000"/>
                <w:sz w:val="16"/>
                <w:szCs w:val="16"/>
              </w:rPr>
              <w:t xml:space="preserve"> LIMIT 10</w:t>
            </w:r>
          </w:p>
        </w:tc>
      </w:tr>
    </w:tbl>
    <w:p w:rsidR="00FA1BA7" w:rsidRPr="00FA1BA7" w:rsidRDefault="00FA1BA7" w:rsidP="00FA1BA7">
      <w:pPr>
        <w:spacing w:after="0"/>
        <w:rPr>
          <w:rFonts w:ascii="Times New Roman" w:eastAsia="Times New Roman" w:hAnsi="Times New Roman" w:cs="Times New Roman"/>
          <w:color w:val="000000"/>
          <w:sz w:val="27"/>
          <w:szCs w:val="27"/>
        </w:rPr>
      </w:pP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See also suggestion box query (“from the right”):</w:t>
      </w:r>
    </w:p>
    <w:tbl>
      <w:tblPr>
        <w:tblW w:w="9360" w:type="dxa"/>
        <w:tblCellMar>
          <w:top w:w="15" w:type="dxa"/>
          <w:left w:w="15" w:type="dxa"/>
          <w:bottom w:w="15" w:type="dxa"/>
          <w:right w:w="15" w:type="dxa"/>
        </w:tblCellMar>
        <w:tblLook w:val="04A0"/>
      </w:tblPr>
      <w:tblGrid>
        <w:gridCol w:w="9360"/>
      </w:tblGrid>
      <w:tr w:rsidR="00FA1BA7" w:rsidRPr="00FA1BA7" w:rsidTr="00FA1BA7">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r w:rsidRPr="00FA1BA7">
              <w:rPr>
                <w:rFonts w:ascii="Times New Roman" w:eastAsia="Times New Roman" w:hAnsi="Times New Roman" w:cs="Times New Roman"/>
                <w:color w:val="000000"/>
              </w:rPr>
              <w:t>where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rPr>
              <w:t>&lt;http://www3.cpdl.org/wiki/index.php/Requiem,_KV_626_(Wolfgang_Amadeus_Mozart)&gt;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rPr>
              <w:t>}</w:t>
            </w:r>
          </w:p>
        </w:tc>
      </w:tr>
    </w:tbl>
    <w:p w:rsidR="00FA1BA7" w:rsidRPr="00FA1BA7" w:rsidRDefault="00FA1BA7" w:rsidP="00FA1BA7">
      <w:pPr>
        <w:spacing w:after="0"/>
        <w:rPr>
          <w:rFonts w:ascii="Times New Roman" w:eastAsia="Times New Roman" w:hAnsi="Times New Roman" w:cs="Times New Roman"/>
          <w:color w:val="000000"/>
          <w:sz w:val="27"/>
          <w:szCs w:val="27"/>
        </w:rPr>
      </w:pP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Queries used to “get there”</w:t>
      </w:r>
      <w:proofErr w:type="gramStart"/>
      <w:r w:rsidRPr="00FA1BA7">
        <w:rPr>
          <w:rFonts w:ascii="Times New Roman" w:eastAsia="Times New Roman" w:hAnsi="Times New Roman" w:cs="Times New Roman"/>
          <w:color w:val="000000"/>
        </w:rPr>
        <w:t>:</w:t>
      </w:r>
      <w:proofErr w:type="gramEnd"/>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sz w:val="27"/>
          <w:szCs w:val="27"/>
        </w:rPr>
        <w:lastRenderedPageBreak/>
        <w:br/>
      </w:r>
      <w:r w:rsidRPr="00FA1BA7">
        <w:rPr>
          <w:rFonts w:ascii="Times New Roman" w:eastAsia="Times New Roman" w:hAnsi="Times New Roman" w:cs="Times New Roman"/>
          <w:color w:val="000000"/>
        </w:rPr>
        <w:t>What graphs describe or mention a particular page?</w:t>
      </w:r>
    </w:p>
    <w:tbl>
      <w:tblPr>
        <w:tblW w:w="9360" w:type="dxa"/>
        <w:tblCellMar>
          <w:top w:w="15" w:type="dxa"/>
          <w:left w:w="15" w:type="dxa"/>
          <w:bottom w:w="15" w:type="dxa"/>
          <w:right w:w="15" w:type="dxa"/>
        </w:tblCellMar>
        <w:tblLook w:val="04A0"/>
      </w:tblPr>
      <w:tblGrid>
        <w:gridCol w:w="9360"/>
      </w:tblGrid>
      <w:tr w:rsidR="00FA1BA7" w:rsidRPr="00FA1BA7" w:rsidTr="00FA1BA7">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dcterms</w:t>
            </w:r>
            <w:proofErr w:type="spellEnd"/>
            <w:r w:rsidRPr="00FA1BA7">
              <w:rPr>
                <w:rFonts w:ascii="Times New Roman" w:eastAsia="Times New Roman" w:hAnsi="Times New Roman" w:cs="Times New Roman"/>
                <w:color w:val="000000"/>
                <w:sz w:val="16"/>
                <w:szCs w:val="16"/>
              </w:rPr>
              <w:t>: &lt;</w:t>
            </w:r>
            <w:proofErr w:type="spellStart"/>
            <w:r w:rsidRPr="00FA1BA7">
              <w:rPr>
                <w:rFonts w:ascii="Times New Roman" w:eastAsia="Times New Roman" w:hAnsi="Times New Roman" w:cs="Times New Roman"/>
                <w:color w:val="000000"/>
                <w:sz w:val="16"/>
                <w:szCs w:val="16"/>
              </w:rPr>
              <w:t>http://purl.org/dc/terms/</w:t>
            </w:r>
            <w:proofErr w:type="spellEnd"/>
            <w:r w:rsidRPr="00FA1BA7">
              <w:rPr>
                <w:rFonts w:ascii="Times New Roman" w:eastAsia="Times New Roman" w:hAnsi="Times New Roman" w:cs="Times New Roman"/>
                <w:color w:val="000000"/>
                <w:sz w:val="16"/>
                <w:szCs w:val="16"/>
              </w:rPr>
              <w:t>&gt;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cpdl</w:t>
            </w:r>
            <w:proofErr w:type="spellEnd"/>
            <w:r w:rsidRPr="00FA1BA7">
              <w:rPr>
                <w:rFonts w:ascii="Times New Roman" w:eastAsia="Times New Roman" w:hAnsi="Times New Roman" w:cs="Times New Roman"/>
                <w:color w:val="000000"/>
                <w:sz w:val="16"/>
                <w:szCs w:val="16"/>
              </w:rPr>
              <w:t>:</w:t>
            </w:r>
            <w:r w:rsidRPr="00FA1BA7">
              <w:rPr>
                <w:rFonts w:ascii="Times New Roman" w:eastAsia="Times New Roman" w:hAnsi="Times New Roman" w:cs="Times New Roman"/>
                <w:color w:val="000000"/>
                <w:sz w:val="16"/>
                <w:szCs w:val="16"/>
              </w:rPr>
              <w:tab/>
              <w:t>&lt;</w:t>
            </w:r>
            <w:proofErr w:type="spellStart"/>
            <w:r w:rsidRPr="00FA1BA7">
              <w:rPr>
                <w:rFonts w:ascii="Times New Roman" w:eastAsia="Times New Roman" w:hAnsi="Times New Roman" w:cs="Times New Roman"/>
                <w:color w:val="000000"/>
                <w:sz w:val="16"/>
                <w:szCs w:val="16"/>
              </w:rPr>
              <w:t>http://www3.cpdl.org/wiki/index.php/</w:t>
            </w:r>
            <w:proofErr w:type="spellEnd"/>
            <w:r w:rsidRPr="00FA1BA7">
              <w:rPr>
                <w:rFonts w:ascii="Times New Roman" w:eastAsia="Times New Roman" w:hAnsi="Times New Roman" w:cs="Times New Roman"/>
                <w:color w:val="000000"/>
                <w:sz w:val="16"/>
                <w:szCs w:val="16"/>
              </w:rPr>
              <w:t>&gt;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imslp</w:t>
            </w:r>
            <w:proofErr w:type="spellEnd"/>
            <w:r w:rsidRPr="00FA1BA7">
              <w:rPr>
                <w:rFonts w:ascii="Times New Roman" w:eastAsia="Times New Roman" w:hAnsi="Times New Roman" w:cs="Times New Roman"/>
                <w:color w:val="000000"/>
                <w:sz w:val="16"/>
                <w:szCs w:val="16"/>
              </w:rPr>
              <w:t>:   &lt;</w:t>
            </w:r>
            <w:proofErr w:type="spellStart"/>
            <w:r w:rsidRPr="00FA1BA7">
              <w:rPr>
                <w:rFonts w:ascii="Times New Roman" w:eastAsia="Times New Roman" w:hAnsi="Times New Roman" w:cs="Times New Roman"/>
                <w:color w:val="000000"/>
                <w:sz w:val="16"/>
                <w:szCs w:val="16"/>
              </w:rPr>
              <w:t>http://imslp.org/wiki/</w:t>
            </w:r>
            <w:proofErr w:type="spellEnd"/>
            <w:r w:rsidRPr="00FA1BA7">
              <w:rPr>
                <w:rFonts w:ascii="Times New Roman" w:eastAsia="Times New Roman" w:hAnsi="Times New Roman" w:cs="Times New Roman"/>
                <w:color w:val="000000"/>
                <w:sz w:val="16"/>
                <w:szCs w:val="16"/>
              </w:rPr>
              <w:t>&gt;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xt</w:t>
            </w:r>
            <w:proofErr w:type="spellEnd"/>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t>&lt;http://purl.org/twc/vocab/cross-topix#&gt;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SELECT ?g1 ?s1 ?p1 ?g2 ?p2 ?o</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WHERE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GRAPH ?g1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?s1 ?p1 &lt;http://imslp.org/wiki/Stabat_Mater,_Op.58_(Dvo%C5%99%C3%A1k,_Anton%C3%ADn)&gt;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GRAPH ?g2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&lt;http://imslp.org/wiki/Stabat_Mater,_Op.58_(Dvo%C5%99%C3%A1k,_Anton%C3%ADn)&gt; ?p2 ?o</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w:t>
            </w:r>
          </w:p>
        </w:tc>
      </w:tr>
    </w:tbl>
    <w:p w:rsidR="00E65598" w:rsidRDefault="00E65598" w:rsidP="00FA1BA7">
      <w:pPr>
        <w:spacing w:after="0"/>
        <w:rPr>
          <w:bCs/>
          <w:color w:val="000000"/>
          <w:sz w:val="24"/>
          <w:szCs w:val="24"/>
        </w:rPr>
      </w:pPr>
    </w:p>
    <w:p w:rsidR="00E65598" w:rsidRDefault="00E65598" w:rsidP="00E07744">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bookmarkStart w:id="683" w:name="_Toc291793226"/>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35668A" w:rsidRDefault="0035668A">
      <w:pPr>
        <w:rPr>
          <w:rFonts w:ascii="Times New Roman" w:eastAsia="Times New Roman" w:hAnsi="Times New Roman" w:cs="Times New Roman"/>
          <w:b/>
          <w:color w:val="000000"/>
          <w:sz w:val="24"/>
          <w:szCs w:val="24"/>
        </w:rPr>
      </w:pPr>
      <w:r>
        <w:rPr>
          <w:bCs/>
          <w:color w:val="000000"/>
          <w:sz w:val="24"/>
          <w:szCs w:val="24"/>
        </w:rPr>
        <w:br w:type="page"/>
      </w:r>
    </w:p>
    <w:p w:rsidR="00FF059D" w:rsidRPr="00FF059D" w:rsidRDefault="008624B9" w:rsidP="00FF059D">
      <w:pPr>
        <w:pStyle w:val="Heading2"/>
        <w:spacing w:before="0" w:beforeAutospacing="0" w:after="0" w:afterAutospacing="0"/>
        <w:rPr>
          <w:bCs w:val="0"/>
          <w:color w:val="000000"/>
          <w:sz w:val="24"/>
          <w:szCs w:val="24"/>
        </w:rPr>
      </w:pPr>
      <w:r w:rsidRPr="00FF059D">
        <w:rPr>
          <w:bCs w:val="0"/>
          <w:color w:val="000000"/>
          <w:sz w:val="24"/>
          <w:szCs w:val="24"/>
        </w:rPr>
        <w:lastRenderedPageBreak/>
        <w:t>G.</w:t>
      </w:r>
      <w:r w:rsidR="007214F9" w:rsidRPr="00FF059D">
        <w:rPr>
          <w:bCs w:val="0"/>
          <w:color w:val="000000"/>
          <w:sz w:val="24"/>
          <w:szCs w:val="24"/>
        </w:rPr>
        <w:t xml:space="preserve"> </w:t>
      </w:r>
      <w:r w:rsidR="007214F9" w:rsidRPr="007214F9">
        <w:rPr>
          <w:color w:val="000000"/>
          <w:sz w:val="24"/>
          <w:szCs w:val="24"/>
        </w:rPr>
        <w:t>Install Triple Store and SPARQL Endpoint</w:t>
      </w:r>
      <w:bookmarkEnd w:id="683"/>
    </w:p>
    <w:p w:rsidR="007214F9" w:rsidRPr="007214F9" w:rsidRDefault="007214F9" w:rsidP="00FF059D">
      <w:pPr>
        <w:spacing w:after="0"/>
        <w:rPr>
          <w:rFonts w:ascii="Times New Roman" w:eastAsia="Times New Roman" w:hAnsi="Times New Roman" w:cs="Times New Roman"/>
          <w:bCs/>
          <w:color w:val="000000"/>
          <w:sz w:val="27"/>
          <w:szCs w:val="27"/>
        </w:rPr>
      </w:pPr>
      <w:r w:rsidRPr="007214F9">
        <w:rPr>
          <w:rFonts w:ascii="Times New Roman" w:eastAsia="Times New Roman" w:hAnsi="Times New Roman" w:cs="Times New Roman"/>
          <w:color w:val="000000"/>
          <w:sz w:val="27"/>
          <w:szCs w:val="27"/>
        </w:rPr>
        <w:br/>
      </w:r>
      <w:r w:rsidRPr="007214F9">
        <w:rPr>
          <w:rFonts w:ascii="Times New Roman" w:eastAsia="Times New Roman" w:hAnsi="Times New Roman" w:cs="Times New Roman"/>
          <w:color w:val="000000"/>
        </w:rPr>
        <w:t xml:space="preserve">(X) Install Triple Store and SPARQL Endpoint (Yu; Thanks </w:t>
      </w:r>
      <w:hyperlink r:id="rId53" w:history="1">
        <w:r w:rsidRPr="007214F9">
          <w:rPr>
            <w:rFonts w:ascii="Times New Roman" w:eastAsia="Times New Roman" w:hAnsi="Times New Roman" w:cs="Times New Roman"/>
            <w:color w:val="000099"/>
            <w:u w:val="single"/>
          </w:rPr>
          <w:t>Patrick</w:t>
        </w:r>
      </w:hyperlink>
      <w:r w:rsidRPr="007214F9">
        <w:rPr>
          <w:rFonts w:ascii="Times New Roman" w:eastAsia="Times New Roman" w:hAnsi="Times New Roman" w:cs="Times New Roman"/>
          <w:color w:val="000000"/>
        </w:rPr>
        <w:t>!)</w:t>
      </w:r>
    </w:p>
    <w:p w:rsidR="007214F9" w:rsidRPr="007214F9" w:rsidRDefault="00467A11" w:rsidP="007214F9">
      <w:pPr>
        <w:numPr>
          <w:ilvl w:val="0"/>
          <w:numId w:val="45"/>
        </w:numPr>
        <w:spacing w:before="100" w:beforeAutospacing="1" w:after="100" w:afterAutospacing="1"/>
        <w:textAlignment w:val="baseline"/>
        <w:rPr>
          <w:rFonts w:ascii="Times New Roman" w:eastAsia="Times New Roman" w:hAnsi="Times New Roman" w:cs="Times New Roman"/>
          <w:color w:val="000000"/>
        </w:rPr>
      </w:pPr>
      <w:hyperlink r:id="rId54" w:history="1">
        <w:r w:rsidR="007214F9" w:rsidRPr="007214F9">
          <w:rPr>
            <w:rFonts w:ascii="Times New Roman" w:eastAsia="Times New Roman" w:hAnsi="Times New Roman" w:cs="Times New Roman"/>
            <w:color w:val="000099"/>
            <w:u w:val="single"/>
          </w:rPr>
          <w:t>https://github.com/semsol/arc2/wiki</w:t>
        </w:r>
      </w:hyperlink>
    </w:p>
    <w:p w:rsidR="007214F9" w:rsidRPr="007214F9" w:rsidRDefault="007214F9" w:rsidP="007214F9">
      <w:pPr>
        <w:numPr>
          <w:ilvl w:val="0"/>
          <w:numId w:val="45"/>
        </w:numPr>
        <w:spacing w:before="100" w:beforeAutospacing="1" w:after="100" w:afterAutospacing="1"/>
        <w:textAlignment w:val="baseline"/>
        <w:rPr>
          <w:rFonts w:ascii="Times New Roman" w:eastAsia="Times New Roman" w:hAnsi="Times New Roman" w:cs="Times New Roman"/>
          <w:color w:val="000000"/>
        </w:rPr>
      </w:pPr>
      <w:r w:rsidRPr="007214F9">
        <w:rPr>
          <w:rFonts w:ascii="Times New Roman" w:eastAsia="Times New Roman" w:hAnsi="Times New Roman" w:cs="Times New Roman"/>
          <w:color w:val="000000"/>
        </w:rPr>
        <w:t xml:space="preserve">Human HTML interface is at </w:t>
      </w:r>
      <w:hyperlink r:id="rId55" w:history="1">
        <w:r w:rsidRPr="007214F9">
          <w:rPr>
            <w:rFonts w:ascii="Times New Roman" w:eastAsia="Times New Roman" w:hAnsi="Times New Roman" w:cs="Times New Roman"/>
            <w:color w:val="000099"/>
            <w:u w:val="single"/>
          </w:rPr>
          <w:t>http://leo.tw.rpi.edu:81/endpoint.php</w:t>
        </w:r>
      </w:hyperlink>
    </w:p>
    <w:p w:rsidR="007214F9" w:rsidRPr="007214F9" w:rsidRDefault="007214F9" w:rsidP="007214F9">
      <w:pPr>
        <w:numPr>
          <w:ilvl w:val="0"/>
          <w:numId w:val="45"/>
        </w:numPr>
        <w:spacing w:before="100" w:beforeAutospacing="1" w:after="100" w:afterAutospacing="1"/>
        <w:textAlignment w:val="baseline"/>
        <w:rPr>
          <w:rFonts w:ascii="Times New Roman" w:eastAsia="Times New Roman" w:hAnsi="Times New Roman" w:cs="Times New Roman"/>
          <w:color w:val="000000"/>
        </w:rPr>
      </w:pPr>
      <w:r w:rsidRPr="007214F9">
        <w:rPr>
          <w:rFonts w:ascii="Times New Roman" w:eastAsia="Times New Roman" w:hAnsi="Times New Roman" w:cs="Times New Roman"/>
          <w:b/>
          <w:bCs/>
          <w:color w:val="000000"/>
        </w:rPr>
        <w:t>http://leo.tw.rpi.edu:81/endpoint.php</w:t>
      </w:r>
      <w:r w:rsidRPr="007214F9">
        <w:rPr>
          <w:rFonts w:ascii="Times New Roman" w:eastAsia="Times New Roman" w:hAnsi="Times New Roman" w:cs="Times New Roman"/>
          <w:color w:val="000000"/>
        </w:rPr>
        <w:t xml:space="preserve"> is also the Web Service</w:t>
      </w:r>
    </w:p>
    <w:p w:rsidR="007214F9" w:rsidRPr="007214F9" w:rsidRDefault="007214F9" w:rsidP="007214F9">
      <w:pPr>
        <w:numPr>
          <w:ilvl w:val="0"/>
          <w:numId w:val="45"/>
        </w:numPr>
        <w:spacing w:before="100" w:beforeAutospacing="1" w:after="100" w:afterAutospacing="1"/>
        <w:textAlignment w:val="baseline"/>
        <w:rPr>
          <w:rFonts w:ascii="Times New Roman" w:eastAsia="Times New Roman" w:hAnsi="Times New Roman" w:cs="Times New Roman"/>
          <w:color w:val="000000"/>
        </w:rPr>
      </w:pPr>
      <w:r w:rsidRPr="007214F9">
        <w:rPr>
          <w:rFonts w:ascii="Times New Roman" w:eastAsia="Times New Roman" w:hAnsi="Times New Roman" w:cs="Times New Roman"/>
          <w:color w:val="000000"/>
        </w:rPr>
        <w:t>NOTE: the endpoint is ONLY accessible from RPI’s network. Use VPN if off campus.</w:t>
      </w:r>
    </w:p>
    <w:p w:rsidR="007214F9" w:rsidRPr="007214F9" w:rsidRDefault="00467A11" w:rsidP="007214F9">
      <w:pPr>
        <w:numPr>
          <w:ilvl w:val="0"/>
          <w:numId w:val="45"/>
        </w:numPr>
        <w:spacing w:before="100" w:beforeAutospacing="1" w:after="100" w:afterAutospacing="1"/>
        <w:textAlignment w:val="baseline"/>
        <w:rPr>
          <w:rFonts w:ascii="Times New Roman" w:eastAsia="Times New Roman" w:hAnsi="Times New Roman" w:cs="Times New Roman"/>
          <w:color w:val="000000"/>
        </w:rPr>
      </w:pPr>
      <w:hyperlink r:id="rId56" w:history="1">
        <w:r w:rsidR="007214F9" w:rsidRPr="007214F9">
          <w:rPr>
            <w:rFonts w:ascii="Times New Roman" w:eastAsia="Times New Roman" w:hAnsi="Times New Roman" w:cs="Times New Roman"/>
            <w:color w:val="000099"/>
            <w:u w:val="single"/>
          </w:rPr>
          <w:t>http://www4.wiwiss.fu-berlin.de/bizer/rdfapi/tutorial/netapi.html</w:t>
        </w:r>
      </w:hyperlink>
      <w:r w:rsidR="007214F9" w:rsidRPr="007214F9">
        <w:rPr>
          <w:rFonts w:ascii="Times New Roman" w:eastAsia="Times New Roman" w:hAnsi="Times New Roman" w:cs="Times New Roman"/>
          <w:color w:val="000000"/>
        </w:rPr>
        <w:t xml:space="preserve"> was NOT used.</w:t>
      </w:r>
    </w:p>
    <w:p w:rsidR="007214F9" w:rsidRPr="007214F9" w:rsidRDefault="007214F9" w:rsidP="007214F9">
      <w:pPr>
        <w:numPr>
          <w:ilvl w:val="0"/>
          <w:numId w:val="45"/>
        </w:numPr>
        <w:spacing w:before="100" w:beforeAutospacing="1" w:after="100" w:afterAutospacing="1"/>
        <w:textAlignment w:val="baseline"/>
        <w:rPr>
          <w:rFonts w:ascii="Times New Roman" w:eastAsia="Times New Roman" w:hAnsi="Times New Roman" w:cs="Times New Roman"/>
          <w:color w:val="000000"/>
        </w:rPr>
      </w:pPr>
      <w:r w:rsidRPr="007214F9">
        <w:rPr>
          <w:rFonts w:ascii="Times New Roman" w:eastAsia="Times New Roman" w:hAnsi="Times New Roman" w:cs="Times New Roman"/>
          <w:color w:val="000000"/>
        </w:rPr>
        <w:t>Reference pages:</w:t>
      </w:r>
    </w:p>
    <w:p w:rsidR="007214F9" w:rsidRPr="007214F9" w:rsidRDefault="00467A11" w:rsidP="007214F9">
      <w:pPr>
        <w:numPr>
          <w:ilvl w:val="1"/>
          <w:numId w:val="45"/>
        </w:numPr>
        <w:spacing w:before="100" w:beforeAutospacing="1" w:after="100" w:afterAutospacing="1"/>
        <w:textAlignment w:val="baseline"/>
        <w:rPr>
          <w:rFonts w:ascii="Times New Roman" w:eastAsia="Times New Roman" w:hAnsi="Times New Roman" w:cs="Times New Roman"/>
          <w:color w:val="000000"/>
        </w:rPr>
      </w:pPr>
      <w:hyperlink r:id="rId57" w:history="1">
        <w:r w:rsidR="007214F9" w:rsidRPr="007214F9">
          <w:rPr>
            <w:rFonts w:ascii="Times New Roman" w:eastAsia="Times New Roman" w:hAnsi="Times New Roman" w:cs="Times New Roman"/>
            <w:color w:val="000099"/>
            <w:u w:val="single"/>
          </w:rPr>
          <w:t>http://bnode.org/blog/2007/11/26/load-insert-and-delete-in-arc2-via-sparql-plus</w:t>
        </w:r>
      </w:hyperlink>
    </w:p>
    <w:p w:rsidR="007214F9" w:rsidRPr="007214F9" w:rsidRDefault="00467A11" w:rsidP="007214F9">
      <w:pPr>
        <w:numPr>
          <w:ilvl w:val="1"/>
          <w:numId w:val="45"/>
        </w:numPr>
        <w:spacing w:before="100" w:beforeAutospacing="1" w:after="100" w:afterAutospacing="1"/>
        <w:textAlignment w:val="baseline"/>
        <w:rPr>
          <w:rFonts w:ascii="Times New Roman" w:eastAsia="Times New Roman" w:hAnsi="Times New Roman" w:cs="Times New Roman"/>
          <w:color w:val="000000"/>
        </w:rPr>
      </w:pPr>
      <w:hyperlink r:id="rId58" w:history="1">
        <w:r w:rsidR="007214F9" w:rsidRPr="007214F9">
          <w:rPr>
            <w:rFonts w:ascii="Times New Roman" w:eastAsia="Times New Roman" w:hAnsi="Times New Roman" w:cs="Times New Roman"/>
            <w:color w:val="000099"/>
            <w:u w:val="single"/>
          </w:rPr>
          <w:t>https://help.ubuntu.com/community/ApacheMySQLPHP</w:t>
        </w:r>
      </w:hyperlink>
    </w:p>
    <w:p w:rsidR="007214F9" w:rsidRPr="007214F9" w:rsidRDefault="00467A11" w:rsidP="007214F9">
      <w:pPr>
        <w:numPr>
          <w:ilvl w:val="1"/>
          <w:numId w:val="45"/>
        </w:numPr>
        <w:spacing w:before="100" w:beforeAutospacing="1" w:after="100" w:afterAutospacing="1"/>
        <w:textAlignment w:val="baseline"/>
        <w:rPr>
          <w:rFonts w:ascii="Times New Roman" w:eastAsia="Times New Roman" w:hAnsi="Times New Roman" w:cs="Times New Roman"/>
          <w:color w:val="000000"/>
        </w:rPr>
      </w:pPr>
      <w:hyperlink r:id="rId59" w:history="1">
        <w:r w:rsidR="007214F9" w:rsidRPr="007214F9">
          <w:rPr>
            <w:rFonts w:ascii="Times New Roman" w:eastAsia="Times New Roman" w:hAnsi="Times New Roman" w:cs="Times New Roman"/>
            <w:color w:val="000099"/>
            <w:u w:val="single"/>
          </w:rPr>
          <w:t>https://github.com/semsol/arc2/wiki</w:t>
        </w:r>
      </w:hyperlink>
    </w:p>
    <w:p w:rsidR="007214F9" w:rsidRPr="007214F9" w:rsidRDefault="007214F9" w:rsidP="007214F9">
      <w:pPr>
        <w:spacing w:after="0"/>
        <w:rPr>
          <w:rFonts w:ascii="Times New Roman" w:eastAsia="Times New Roman" w:hAnsi="Times New Roman" w:cs="Times New Roman"/>
          <w:color w:val="000000"/>
          <w:sz w:val="27"/>
          <w:szCs w:val="27"/>
        </w:rPr>
      </w:pPr>
      <w:r w:rsidRPr="007214F9">
        <w:rPr>
          <w:rFonts w:ascii="Times New Roman" w:eastAsia="Times New Roman" w:hAnsi="Times New Roman" w:cs="Times New Roman"/>
          <w:color w:val="000000"/>
          <w:sz w:val="27"/>
          <w:szCs w:val="27"/>
        </w:rPr>
        <w:br/>
      </w:r>
      <w:r w:rsidRPr="007214F9">
        <w:rPr>
          <w:rFonts w:ascii="Times New Roman" w:eastAsia="Times New Roman" w:hAnsi="Times New Roman" w:cs="Times New Roman"/>
          <w:noProof/>
          <w:color w:val="000000"/>
          <w:sz w:val="27"/>
          <w:szCs w:val="27"/>
        </w:rPr>
        <w:drawing>
          <wp:inline distT="0" distB="0" distL="0" distR="0">
            <wp:extent cx="5729517" cy="4275117"/>
            <wp:effectExtent l="0" t="0" r="5080" b="0"/>
            <wp:docPr id="5" name="Picture 5" descr="https://lh3.googleusercontent.com/mZPVyuG-h8Z1Cc7bqYQXB8iUzqlBTmVHu2FPElmDf0CONoWk1UHQ0aKClMbvp19XynNBdbduvntfLvvfxlshTetGe46Q8LBiowru_HJaEJ7YCan-v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mZPVyuG-h8Z1Cc7bqYQXB8iUzqlBTmVHu2FPElmDf0CONoWk1UHQ0aKClMbvp19XynNBdbduvntfLvvfxlshTetGe46Q8LBiowru_HJaEJ7YCan-vMA"/>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9435" cy="4275056"/>
                    </a:xfrm>
                    <a:prstGeom prst="rect">
                      <a:avLst/>
                    </a:prstGeom>
                    <a:noFill/>
                    <a:ln>
                      <a:noFill/>
                    </a:ln>
                  </pic:spPr>
                </pic:pic>
              </a:graphicData>
            </a:graphic>
          </wp:inline>
        </w:drawing>
      </w:r>
    </w:p>
    <w:p w:rsidR="00FF059D" w:rsidRDefault="007214F9" w:rsidP="0035668A">
      <w:pPr>
        <w:spacing w:after="0"/>
        <w:rPr>
          <w:rFonts w:ascii="Times New Roman" w:eastAsia="Times New Roman" w:hAnsi="Times New Roman" w:cs="Times New Roman"/>
          <w:color w:val="000000"/>
        </w:rPr>
      </w:pPr>
      <w:r w:rsidRPr="007214F9">
        <w:rPr>
          <w:rFonts w:ascii="Times New Roman" w:eastAsia="Times New Roman" w:hAnsi="Times New Roman" w:cs="Times New Roman"/>
          <w:color w:val="000000"/>
        </w:rPr>
        <w:t xml:space="preserve">Figure: Illustration of the “three-attribute” contextualizing naming conversion developed by </w:t>
      </w:r>
      <w:hyperlink r:id="rId61" w:history="1">
        <w:r w:rsidRPr="007214F9">
          <w:rPr>
            <w:rFonts w:ascii="Times New Roman" w:eastAsia="Times New Roman" w:hAnsi="Times New Roman" w:cs="Times New Roman"/>
            <w:color w:val="000099"/>
            <w:u w:val="single"/>
          </w:rPr>
          <w:t>Lebo, Williams, and Graves</w:t>
        </w:r>
      </w:hyperlink>
      <w:r w:rsidRPr="007214F9">
        <w:rPr>
          <w:rFonts w:ascii="Times New Roman" w:eastAsia="Times New Roman" w:hAnsi="Times New Roman" w:cs="Times New Roman"/>
          <w:color w:val="000000"/>
        </w:rPr>
        <w:t xml:space="preserve"> in the LOGD project. Providing short identifiers for </w:t>
      </w:r>
      <w:r w:rsidRPr="007214F9">
        <w:rPr>
          <w:rFonts w:ascii="Times New Roman" w:eastAsia="Times New Roman" w:hAnsi="Times New Roman" w:cs="Times New Roman"/>
          <w:b/>
          <w:bCs/>
          <w:color w:val="000000"/>
        </w:rPr>
        <w:t>source</w:t>
      </w:r>
      <w:r w:rsidRPr="007214F9">
        <w:rPr>
          <w:rFonts w:ascii="Times New Roman" w:eastAsia="Times New Roman" w:hAnsi="Times New Roman" w:cs="Times New Roman"/>
          <w:color w:val="000000"/>
        </w:rPr>
        <w:t xml:space="preserve">, </w:t>
      </w:r>
      <w:r w:rsidRPr="007214F9">
        <w:rPr>
          <w:rFonts w:ascii="Times New Roman" w:eastAsia="Times New Roman" w:hAnsi="Times New Roman" w:cs="Times New Roman"/>
          <w:b/>
          <w:bCs/>
          <w:color w:val="000000"/>
        </w:rPr>
        <w:t>dataset</w:t>
      </w:r>
      <w:r w:rsidRPr="007214F9">
        <w:rPr>
          <w:rFonts w:ascii="Times New Roman" w:eastAsia="Times New Roman" w:hAnsi="Times New Roman" w:cs="Times New Roman"/>
          <w:color w:val="000000"/>
        </w:rPr>
        <w:t xml:space="preserve">, and </w:t>
      </w:r>
      <w:r w:rsidRPr="007214F9">
        <w:rPr>
          <w:rFonts w:ascii="Times New Roman" w:eastAsia="Times New Roman" w:hAnsi="Times New Roman" w:cs="Times New Roman"/>
          <w:b/>
          <w:bCs/>
          <w:color w:val="000000"/>
        </w:rPr>
        <w:t>version</w:t>
      </w:r>
      <w:r w:rsidRPr="007214F9">
        <w:rPr>
          <w:rFonts w:ascii="Times New Roman" w:eastAsia="Times New Roman" w:hAnsi="Times New Roman" w:cs="Times New Roman"/>
          <w:color w:val="000000"/>
        </w:rPr>
        <w:t xml:space="preserve"> allows for the construction of a dataset’s URI. Our current project has two external sources (</w:t>
      </w:r>
      <w:proofErr w:type="spellStart"/>
      <w:r w:rsidRPr="007214F9">
        <w:rPr>
          <w:rFonts w:ascii="Times New Roman" w:eastAsia="Times New Roman" w:hAnsi="Times New Roman" w:cs="Times New Roman"/>
          <w:b/>
          <w:bCs/>
          <w:color w:val="000000"/>
        </w:rPr>
        <w:t>cpdl</w:t>
      </w:r>
      <w:proofErr w:type="spellEnd"/>
      <w:r w:rsidRPr="007214F9">
        <w:rPr>
          <w:rFonts w:ascii="Times New Roman" w:eastAsia="Times New Roman" w:hAnsi="Times New Roman" w:cs="Times New Roman"/>
          <w:b/>
          <w:bCs/>
          <w:color w:val="000000"/>
        </w:rPr>
        <w:t>-org</w:t>
      </w:r>
      <w:r w:rsidRPr="007214F9">
        <w:rPr>
          <w:rFonts w:ascii="Times New Roman" w:eastAsia="Times New Roman" w:hAnsi="Times New Roman" w:cs="Times New Roman"/>
          <w:color w:val="000000"/>
        </w:rPr>
        <w:t xml:space="preserve"> and </w:t>
      </w:r>
      <w:proofErr w:type="spellStart"/>
      <w:r w:rsidRPr="007214F9">
        <w:rPr>
          <w:rFonts w:ascii="Times New Roman" w:eastAsia="Times New Roman" w:hAnsi="Times New Roman" w:cs="Times New Roman"/>
          <w:b/>
          <w:bCs/>
          <w:color w:val="000000"/>
        </w:rPr>
        <w:t>imslp</w:t>
      </w:r>
      <w:proofErr w:type="spellEnd"/>
      <w:r w:rsidRPr="007214F9">
        <w:rPr>
          <w:rFonts w:ascii="Times New Roman" w:eastAsia="Times New Roman" w:hAnsi="Times New Roman" w:cs="Times New Roman"/>
          <w:b/>
          <w:bCs/>
          <w:color w:val="000000"/>
        </w:rPr>
        <w:t>-org</w:t>
      </w:r>
      <w:r w:rsidRPr="007214F9">
        <w:rPr>
          <w:rFonts w:ascii="Times New Roman" w:eastAsia="Times New Roman" w:hAnsi="Times New Roman" w:cs="Times New Roman"/>
          <w:color w:val="000000"/>
        </w:rPr>
        <w:t>) and several internal sources (</w:t>
      </w:r>
      <w:r w:rsidRPr="007214F9">
        <w:rPr>
          <w:rFonts w:ascii="Times New Roman" w:eastAsia="Times New Roman" w:hAnsi="Times New Roman" w:cs="Times New Roman"/>
          <w:b/>
          <w:bCs/>
          <w:color w:val="000000"/>
        </w:rPr>
        <w:t>team-orange, orange-</w:t>
      </w:r>
      <w:proofErr w:type="spellStart"/>
      <w:r w:rsidRPr="007214F9">
        <w:rPr>
          <w:rFonts w:ascii="Times New Roman" w:eastAsia="Times New Roman" w:hAnsi="Times New Roman" w:cs="Times New Roman"/>
          <w:b/>
          <w:bCs/>
          <w:color w:val="000000"/>
        </w:rPr>
        <w:t>amanda</w:t>
      </w:r>
      <w:proofErr w:type="spellEnd"/>
      <w:r w:rsidRPr="007214F9">
        <w:rPr>
          <w:rFonts w:ascii="Times New Roman" w:eastAsia="Times New Roman" w:hAnsi="Times New Roman" w:cs="Times New Roman"/>
          <w:b/>
          <w:bCs/>
          <w:color w:val="000000"/>
        </w:rPr>
        <w:t xml:space="preserve">, </w:t>
      </w:r>
      <w:proofErr w:type="gramStart"/>
      <w:r w:rsidRPr="007214F9">
        <w:rPr>
          <w:rFonts w:ascii="Times New Roman" w:eastAsia="Times New Roman" w:hAnsi="Times New Roman" w:cs="Times New Roman"/>
          <w:b/>
          <w:bCs/>
          <w:color w:val="000000"/>
        </w:rPr>
        <w:t>orange</w:t>
      </w:r>
      <w:proofErr w:type="gramEnd"/>
      <w:r w:rsidRPr="007214F9">
        <w:rPr>
          <w:rFonts w:ascii="Times New Roman" w:eastAsia="Times New Roman" w:hAnsi="Times New Roman" w:cs="Times New Roman"/>
          <w:b/>
          <w:bCs/>
          <w:color w:val="000000"/>
        </w:rPr>
        <w:t>-joiner</w:t>
      </w:r>
      <w:r w:rsidRPr="007214F9">
        <w:rPr>
          <w:rFonts w:ascii="Times New Roman" w:eastAsia="Times New Roman" w:hAnsi="Times New Roman" w:cs="Times New Roman"/>
          <w:color w:val="000000"/>
        </w:rPr>
        <w:t>).</w:t>
      </w:r>
    </w:p>
    <w:p w:rsidR="00FF059D" w:rsidRDefault="00FF059D" w:rsidP="007214F9">
      <w:pPr>
        <w:spacing w:after="0"/>
        <w:jc w:val="center"/>
        <w:rPr>
          <w:rFonts w:ascii="Times New Roman" w:eastAsia="Times New Roman" w:hAnsi="Times New Roman" w:cs="Times New Roman"/>
          <w:color w:val="000000"/>
        </w:rPr>
      </w:pPr>
    </w:p>
    <w:p w:rsidR="007214F9" w:rsidRDefault="007214F9" w:rsidP="007214F9">
      <w:pPr>
        <w:spacing w:after="0"/>
        <w:jc w:val="center"/>
        <w:rPr>
          <w:rFonts w:ascii="Times New Roman" w:eastAsia="Times New Roman" w:hAnsi="Times New Roman" w:cs="Times New Roman"/>
          <w:color w:val="000000"/>
        </w:rPr>
      </w:pPr>
      <w:r w:rsidRPr="007214F9">
        <w:rPr>
          <w:rFonts w:ascii="Times New Roman" w:eastAsia="Times New Roman" w:hAnsi="Times New Roman" w:cs="Times New Roman"/>
          <w:noProof/>
          <w:color w:val="000000"/>
          <w:sz w:val="27"/>
          <w:szCs w:val="27"/>
        </w:rPr>
        <w:lastRenderedPageBreak/>
        <w:drawing>
          <wp:inline distT="0" distB="0" distL="0" distR="0">
            <wp:extent cx="5601090" cy="4179290"/>
            <wp:effectExtent l="0" t="0" r="0" b="0"/>
            <wp:docPr id="6" name="Picture 6" descr="https://lh4.googleusercontent.com/PCCMhm6BEQ3uCynKU8Gv_-CGcn1-Dd4nP2OFdQ20B-JBLbwUuvTKgiGohRl-_N8l8zHNa3HHrK-12GFVCDTsFj1iT2Z-4ls3AH7srzDGn2NhLarDq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PCCMhm6BEQ3uCynKU8Gv_-CGcn1-Dd4nP2OFdQ20B-JBLbwUuvTKgiGohRl-_N8l8zHNa3HHrK-12GFVCDTsFj1iT2Z-4ls3AH7srzDGn2NhLarDq_8"/>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3776" cy="4188756"/>
                    </a:xfrm>
                    <a:prstGeom prst="rect">
                      <a:avLst/>
                    </a:prstGeom>
                    <a:noFill/>
                    <a:ln>
                      <a:noFill/>
                    </a:ln>
                  </pic:spPr>
                </pic:pic>
              </a:graphicData>
            </a:graphic>
          </wp:inline>
        </w:drawing>
      </w:r>
    </w:p>
    <w:p w:rsidR="00FF059D" w:rsidRPr="007214F9" w:rsidRDefault="00FF059D" w:rsidP="007214F9">
      <w:pPr>
        <w:spacing w:after="0"/>
        <w:jc w:val="center"/>
        <w:rPr>
          <w:rFonts w:ascii="Times New Roman" w:eastAsia="Times New Roman" w:hAnsi="Times New Roman" w:cs="Times New Roman"/>
          <w:color w:val="000000"/>
          <w:sz w:val="27"/>
          <w:szCs w:val="27"/>
        </w:rPr>
      </w:pPr>
    </w:p>
    <w:p w:rsidR="007214F9" w:rsidRPr="007214F9" w:rsidRDefault="007214F9" w:rsidP="0035668A">
      <w:pPr>
        <w:spacing w:after="0"/>
        <w:rPr>
          <w:rFonts w:ascii="Times New Roman" w:eastAsia="Times New Roman" w:hAnsi="Times New Roman" w:cs="Times New Roman"/>
          <w:color w:val="000000"/>
          <w:sz w:val="27"/>
          <w:szCs w:val="27"/>
        </w:rPr>
      </w:pPr>
      <w:r w:rsidRPr="007214F9">
        <w:rPr>
          <w:rFonts w:ascii="Times New Roman" w:eastAsia="Times New Roman" w:hAnsi="Times New Roman" w:cs="Times New Roman"/>
          <w:color w:val="000000"/>
        </w:rPr>
        <w:t>Figure: Whiteboard rendering of the first four named graphs populated in our yet-to-be-installed triple store. “</w:t>
      </w:r>
      <w:proofErr w:type="spellStart"/>
      <w:r w:rsidRPr="007214F9">
        <w:rPr>
          <w:rFonts w:ascii="Times New Roman" w:eastAsia="Times New Roman" w:hAnsi="Times New Roman" w:cs="Times New Roman"/>
          <w:b/>
          <w:bCs/>
          <w:i/>
          <w:iCs/>
          <w:color w:val="000000"/>
        </w:rPr>
        <w:t>80k</w:t>
      </w:r>
      <w:proofErr w:type="spellEnd"/>
      <w:r w:rsidRPr="007214F9">
        <w:rPr>
          <w:rFonts w:ascii="Times New Roman" w:eastAsia="Times New Roman" w:hAnsi="Times New Roman" w:cs="Times New Roman"/>
          <w:b/>
          <w:bCs/>
          <w:i/>
          <w:iCs/>
          <w:color w:val="000000"/>
        </w:rPr>
        <w:t xml:space="preserve"> titles - cp</w:t>
      </w:r>
      <w:r w:rsidRPr="007214F9">
        <w:rPr>
          <w:rFonts w:ascii="Times New Roman" w:eastAsia="Times New Roman" w:hAnsi="Times New Roman" w:cs="Times New Roman"/>
          <w:color w:val="000000"/>
        </w:rPr>
        <w:t>” is the page-titles obtained from scraping CPDL.org, “</w:t>
      </w:r>
      <w:proofErr w:type="spellStart"/>
      <w:r w:rsidRPr="007214F9">
        <w:rPr>
          <w:rFonts w:ascii="Times New Roman" w:eastAsia="Times New Roman" w:hAnsi="Times New Roman" w:cs="Times New Roman"/>
          <w:b/>
          <w:bCs/>
          <w:i/>
          <w:iCs/>
          <w:color w:val="000000"/>
        </w:rPr>
        <w:t>20k</w:t>
      </w:r>
      <w:proofErr w:type="spellEnd"/>
      <w:r w:rsidRPr="007214F9">
        <w:rPr>
          <w:rFonts w:ascii="Times New Roman" w:eastAsia="Times New Roman" w:hAnsi="Times New Roman" w:cs="Times New Roman"/>
          <w:b/>
          <w:bCs/>
          <w:i/>
          <w:iCs/>
          <w:color w:val="000000"/>
        </w:rPr>
        <w:t xml:space="preserve"> titles - </w:t>
      </w:r>
      <w:proofErr w:type="spellStart"/>
      <w:r w:rsidRPr="007214F9">
        <w:rPr>
          <w:rFonts w:ascii="Times New Roman" w:eastAsia="Times New Roman" w:hAnsi="Times New Roman" w:cs="Times New Roman"/>
          <w:b/>
          <w:bCs/>
          <w:i/>
          <w:iCs/>
          <w:color w:val="000000"/>
        </w:rPr>
        <w:t>im</w:t>
      </w:r>
      <w:proofErr w:type="spellEnd"/>
      <w:r w:rsidRPr="007214F9">
        <w:rPr>
          <w:rFonts w:ascii="Times New Roman" w:eastAsia="Times New Roman" w:hAnsi="Times New Roman" w:cs="Times New Roman"/>
          <w:color w:val="000000"/>
        </w:rPr>
        <w:t>” is the page-titles obtained from scraping IMSLP.org. “</w:t>
      </w:r>
      <w:r w:rsidRPr="007214F9">
        <w:rPr>
          <w:rFonts w:ascii="Times New Roman" w:eastAsia="Times New Roman" w:hAnsi="Times New Roman" w:cs="Times New Roman"/>
          <w:b/>
          <w:bCs/>
          <w:i/>
          <w:iCs/>
          <w:color w:val="000000"/>
        </w:rPr>
        <w:t xml:space="preserve">10+10 </w:t>
      </w:r>
      <w:proofErr w:type="spellStart"/>
      <w:r w:rsidRPr="007214F9">
        <w:rPr>
          <w:rFonts w:ascii="Times New Roman" w:eastAsia="Times New Roman" w:hAnsi="Times New Roman" w:cs="Times New Roman"/>
          <w:b/>
          <w:bCs/>
          <w:i/>
          <w:iCs/>
          <w:color w:val="000000"/>
        </w:rPr>
        <w:t>sameas</w:t>
      </w:r>
      <w:proofErr w:type="spellEnd"/>
      <w:r w:rsidRPr="007214F9">
        <w:rPr>
          <w:rFonts w:ascii="Times New Roman" w:eastAsia="Times New Roman" w:hAnsi="Times New Roman" w:cs="Times New Roman"/>
          <w:b/>
          <w:bCs/>
          <w:i/>
          <w:iCs/>
          <w:color w:val="000000"/>
        </w:rPr>
        <w:t xml:space="preserve"> - orange-</w:t>
      </w:r>
      <w:proofErr w:type="spellStart"/>
      <w:r w:rsidRPr="007214F9">
        <w:rPr>
          <w:rFonts w:ascii="Times New Roman" w:eastAsia="Times New Roman" w:hAnsi="Times New Roman" w:cs="Times New Roman"/>
          <w:b/>
          <w:bCs/>
          <w:i/>
          <w:iCs/>
          <w:color w:val="000000"/>
        </w:rPr>
        <w:t>amanda</w:t>
      </w:r>
      <w:proofErr w:type="spellEnd"/>
      <w:r w:rsidRPr="007214F9">
        <w:rPr>
          <w:rFonts w:ascii="Times New Roman" w:eastAsia="Times New Roman" w:hAnsi="Times New Roman" w:cs="Times New Roman"/>
          <w:color w:val="000000"/>
        </w:rPr>
        <w:t>” is a hand-curated list of pages that refer to the common concepts. ”</w:t>
      </w:r>
      <w:r w:rsidRPr="007214F9">
        <w:rPr>
          <w:rFonts w:ascii="Times New Roman" w:eastAsia="Times New Roman" w:hAnsi="Times New Roman" w:cs="Times New Roman"/>
          <w:b/>
          <w:bCs/>
          <w:i/>
          <w:iCs/>
          <w:color w:val="000000"/>
        </w:rPr>
        <w:t>10+10 similarity from Sam’s Java - orange-</w:t>
      </w:r>
      <w:proofErr w:type="spellStart"/>
      <w:r w:rsidRPr="007214F9">
        <w:rPr>
          <w:rFonts w:ascii="Times New Roman" w:eastAsia="Times New Roman" w:hAnsi="Times New Roman" w:cs="Times New Roman"/>
          <w:b/>
          <w:bCs/>
          <w:i/>
          <w:iCs/>
          <w:color w:val="000000"/>
        </w:rPr>
        <w:t>samecode</w:t>
      </w:r>
      <w:proofErr w:type="spellEnd"/>
      <w:r w:rsidRPr="007214F9">
        <w:rPr>
          <w:rFonts w:ascii="Times New Roman" w:eastAsia="Times New Roman" w:hAnsi="Times New Roman" w:cs="Times New Roman"/>
          <w:color w:val="000000"/>
        </w:rPr>
        <w:t>” is the similarity measurements of Amanda’s hand-curated list. The client queries across all three of these to request a confirmation or invalidation from the social machine human, whose vote is placed back into a separate named graph (“</w:t>
      </w:r>
      <w:r w:rsidRPr="007214F9">
        <w:rPr>
          <w:rFonts w:ascii="Times New Roman" w:eastAsia="Times New Roman" w:hAnsi="Times New Roman" w:cs="Times New Roman"/>
          <w:b/>
          <w:bCs/>
          <w:i/>
          <w:iCs/>
          <w:color w:val="000000"/>
        </w:rPr>
        <w:t>social machine votes”</w:t>
      </w:r>
      <w:r w:rsidRPr="007214F9">
        <w:rPr>
          <w:rFonts w:ascii="Times New Roman" w:eastAsia="Times New Roman" w:hAnsi="Times New Roman" w:cs="Times New Roman"/>
          <w:color w:val="000000"/>
        </w:rPr>
        <w:t>). The “</w:t>
      </w:r>
      <w:r w:rsidRPr="007214F9">
        <w:rPr>
          <w:rFonts w:ascii="Times New Roman" w:eastAsia="Times New Roman" w:hAnsi="Times New Roman" w:cs="Times New Roman"/>
          <w:b/>
          <w:bCs/>
          <w:i/>
          <w:iCs/>
          <w:color w:val="000000"/>
        </w:rPr>
        <w:t xml:space="preserve">wiki </w:t>
      </w:r>
      <w:proofErr w:type="spellStart"/>
      <w:r w:rsidRPr="007214F9">
        <w:rPr>
          <w:rFonts w:ascii="Times New Roman" w:eastAsia="Times New Roman" w:hAnsi="Times New Roman" w:cs="Times New Roman"/>
          <w:b/>
          <w:bCs/>
          <w:i/>
          <w:iCs/>
          <w:color w:val="000000"/>
        </w:rPr>
        <w:t>php</w:t>
      </w:r>
      <w:proofErr w:type="spellEnd"/>
      <w:r w:rsidRPr="007214F9">
        <w:rPr>
          <w:rFonts w:ascii="Times New Roman" w:eastAsia="Times New Roman" w:hAnsi="Times New Roman" w:cs="Times New Roman"/>
          <w:b/>
          <w:bCs/>
          <w:i/>
          <w:iCs/>
          <w:color w:val="000000"/>
        </w:rPr>
        <w:t xml:space="preserve"> &lt; = &gt;</w:t>
      </w:r>
      <w:r w:rsidRPr="007214F9">
        <w:rPr>
          <w:rFonts w:ascii="Times New Roman" w:eastAsia="Times New Roman" w:hAnsi="Times New Roman" w:cs="Times New Roman"/>
          <w:color w:val="000000"/>
        </w:rPr>
        <w:t>” produces an HTML widget that suggests links to the second wiki within the wiki pages of the first. The “</w:t>
      </w:r>
      <w:r w:rsidRPr="007214F9">
        <w:rPr>
          <w:rFonts w:ascii="Times New Roman" w:eastAsia="Times New Roman" w:hAnsi="Times New Roman" w:cs="Times New Roman"/>
          <w:b/>
          <w:bCs/>
          <w:i/>
          <w:iCs/>
          <w:color w:val="000000"/>
        </w:rPr>
        <w:t>BIG similarity</w:t>
      </w:r>
      <w:r w:rsidRPr="007214F9">
        <w:rPr>
          <w:rFonts w:ascii="Times New Roman" w:eastAsia="Times New Roman" w:hAnsi="Times New Roman" w:cs="Times New Roman"/>
          <w:color w:val="000000"/>
        </w:rPr>
        <w:t>” and “</w:t>
      </w:r>
      <w:r w:rsidRPr="007214F9">
        <w:rPr>
          <w:rFonts w:ascii="Times New Roman" w:eastAsia="Times New Roman" w:hAnsi="Times New Roman" w:cs="Times New Roman"/>
          <w:b/>
          <w:bCs/>
          <w:color w:val="000000"/>
        </w:rPr>
        <w:t>BIG social votes</w:t>
      </w:r>
      <w:r w:rsidRPr="007214F9">
        <w:rPr>
          <w:rFonts w:ascii="Times New Roman" w:eastAsia="Times New Roman" w:hAnsi="Times New Roman" w:cs="Times New Roman"/>
          <w:color w:val="000000"/>
        </w:rPr>
        <w:t xml:space="preserve">” are the larger analogues using the full 80k and 20k page-titles datasets, which we expect to be too large. </w:t>
      </w:r>
    </w:p>
    <w:p w:rsidR="007214F9" w:rsidRPr="007214F9" w:rsidRDefault="007214F9" w:rsidP="007214F9">
      <w:pPr>
        <w:spacing w:after="0"/>
        <w:rPr>
          <w:rFonts w:ascii="Times New Roman" w:eastAsia="Times New Roman" w:hAnsi="Times New Roman" w:cs="Times New Roman"/>
          <w:color w:val="000000"/>
          <w:sz w:val="27"/>
          <w:szCs w:val="27"/>
        </w:rPr>
      </w:pPr>
      <w:r w:rsidRPr="007214F9">
        <w:rPr>
          <w:rFonts w:ascii="Times New Roman" w:eastAsia="Times New Roman" w:hAnsi="Times New Roman" w:cs="Times New Roman"/>
          <w:color w:val="000000"/>
          <w:sz w:val="27"/>
          <w:szCs w:val="27"/>
        </w:rPr>
        <w:br/>
      </w:r>
      <w:r w:rsidRPr="007214F9">
        <w:rPr>
          <w:rFonts w:ascii="Times New Roman" w:eastAsia="Times New Roman" w:hAnsi="Times New Roman" w:cs="Times New Roman"/>
          <w:color w:val="000000"/>
        </w:rPr>
        <w:t xml:space="preserve">() load 80k titles and 20k titles into named </w:t>
      </w:r>
      <w:proofErr w:type="gramStart"/>
      <w:r w:rsidRPr="007214F9">
        <w:rPr>
          <w:rFonts w:ascii="Times New Roman" w:eastAsia="Times New Roman" w:hAnsi="Times New Roman" w:cs="Times New Roman"/>
          <w:color w:val="000000"/>
        </w:rPr>
        <w:t>graphs  named</w:t>
      </w:r>
      <w:proofErr w:type="gramEnd"/>
      <w:r w:rsidRPr="007214F9">
        <w:rPr>
          <w:rFonts w:ascii="Times New Roman" w:eastAsia="Times New Roman" w:hAnsi="Times New Roman" w:cs="Times New Roman"/>
          <w:color w:val="000000"/>
        </w:rPr>
        <w:t xml:space="preserve"> after their dataset URI</w:t>
      </w:r>
      <w:r w:rsidRPr="007214F9">
        <w:rPr>
          <w:rFonts w:ascii="Times New Roman" w:eastAsia="Times New Roman" w:hAnsi="Times New Roman" w:cs="Times New Roman"/>
          <w:color w:val="000000"/>
          <w:sz w:val="27"/>
          <w:szCs w:val="27"/>
        </w:rPr>
        <w:br/>
      </w:r>
      <w:r w:rsidRPr="007214F9">
        <w:rPr>
          <w:rFonts w:ascii="Times New Roman" w:eastAsia="Times New Roman" w:hAnsi="Times New Roman" w:cs="Times New Roman"/>
          <w:color w:val="000000"/>
        </w:rPr>
        <w:t>() load ground truth files into  “</w:t>
      </w:r>
      <w:r w:rsidRPr="007214F9">
        <w:rPr>
          <w:rFonts w:ascii="Times New Roman" w:eastAsia="Times New Roman" w:hAnsi="Times New Roman" w:cs="Times New Roman"/>
          <w:color w:val="000000"/>
          <w:sz w:val="27"/>
          <w:szCs w:val="27"/>
        </w:rPr>
        <w:br/>
      </w:r>
      <w:r w:rsidRPr="007214F9">
        <w:rPr>
          <w:rFonts w:ascii="Times New Roman" w:eastAsia="Times New Roman" w:hAnsi="Times New Roman" w:cs="Times New Roman"/>
          <w:color w:val="000000"/>
          <w:sz w:val="27"/>
          <w:szCs w:val="27"/>
        </w:rPr>
        <w:br/>
      </w:r>
      <w:r w:rsidRPr="007214F9">
        <w:rPr>
          <w:rFonts w:ascii="Times New Roman" w:eastAsia="Times New Roman" w:hAnsi="Times New Roman" w:cs="Times New Roman"/>
          <w:color w:val="000000"/>
        </w:rPr>
        <w:t>Named graph design strategy:</w:t>
      </w:r>
    </w:p>
    <w:p w:rsidR="007214F9" w:rsidRPr="007214F9" w:rsidRDefault="007214F9" w:rsidP="007214F9">
      <w:pPr>
        <w:numPr>
          <w:ilvl w:val="0"/>
          <w:numId w:val="46"/>
        </w:numPr>
        <w:spacing w:before="100" w:beforeAutospacing="1" w:after="100" w:afterAutospacing="1"/>
        <w:textAlignment w:val="baseline"/>
        <w:rPr>
          <w:rFonts w:ascii="Times New Roman" w:eastAsia="Times New Roman" w:hAnsi="Times New Roman" w:cs="Times New Roman"/>
          <w:color w:val="000000"/>
        </w:rPr>
      </w:pPr>
      <w:r w:rsidRPr="007214F9">
        <w:rPr>
          <w:rFonts w:ascii="Times New Roman" w:eastAsia="Times New Roman" w:hAnsi="Times New Roman" w:cs="Times New Roman"/>
          <w:color w:val="000000"/>
        </w:rPr>
        <w:t xml:space="preserve">Data loaded from TEAM ORANGE will be loaded from our </w:t>
      </w:r>
      <w:hyperlink r:id="rId63" w:history="1">
        <w:proofErr w:type="spellStart"/>
        <w:r w:rsidRPr="007214F9">
          <w:rPr>
            <w:rFonts w:ascii="Times New Roman" w:eastAsia="Times New Roman" w:hAnsi="Times New Roman" w:cs="Times New Roman"/>
            <w:color w:val="000099"/>
            <w:u w:val="single"/>
          </w:rPr>
          <w:t>github</w:t>
        </w:r>
        <w:proofErr w:type="spellEnd"/>
        <w:r w:rsidRPr="007214F9">
          <w:rPr>
            <w:rFonts w:ascii="Times New Roman" w:eastAsia="Times New Roman" w:hAnsi="Times New Roman" w:cs="Times New Roman"/>
            <w:color w:val="000099"/>
            <w:u w:val="single"/>
          </w:rPr>
          <w:t xml:space="preserve"> repository</w:t>
        </w:r>
      </w:hyperlink>
      <w:r w:rsidRPr="007214F9">
        <w:rPr>
          <w:rFonts w:ascii="Times New Roman" w:eastAsia="Times New Roman" w:hAnsi="Times New Roman" w:cs="Times New Roman"/>
          <w:color w:val="000000"/>
        </w:rPr>
        <w:t>. The named graph will NOT correspond to the URL from which it was retrieved. Instead, the named graph will be named according to the “Source, Dataset, Version” Dataset URI convention.</w:t>
      </w:r>
    </w:p>
    <w:p w:rsidR="007214F9" w:rsidRPr="007214F9" w:rsidRDefault="007214F9" w:rsidP="007214F9">
      <w:pPr>
        <w:numPr>
          <w:ilvl w:val="0"/>
          <w:numId w:val="46"/>
        </w:numPr>
        <w:tabs>
          <w:tab w:val="left" w:pos="0"/>
          <w:tab w:val="left" w:pos="180"/>
        </w:tabs>
        <w:spacing w:before="100" w:beforeAutospacing="1" w:after="100" w:afterAutospacing="1"/>
        <w:ind w:left="0" w:firstLine="360"/>
        <w:textAlignment w:val="baseline"/>
        <w:rPr>
          <w:rFonts w:ascii="Times New Roman" w:eastAsia="Times New Roman" w:hAnsi="Times New Roman" w:cs="Times New Roman"/>
          <w:color w:val="000000"/>
        </w:rPr>
      </w:pPr>
      <w:r w:rsidRPr="007214F9">
        <w:rPr>
          <w:rFonts w:ascii="Times New Roman" w:eastAsia="Times New Roman" w:hAnsi="Times New Roman" w:cs="Times New Roman"/>
          <w:color w:val="000000"/>
        </w:rPr>
        <w:t xml:space="preserve">Data loaded from external sources are placed into named graph corresponding to the URL of the </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sidRPr="007214F9">
        <w:rPr>
          <w:rFonts w:ascii="Times New Roman" w:eastAsia="Times New Roman" w:hAnsi="Times New Roman" w:cs="Times New Roman"/>
          <w:color w:val="000000"/>
        </w:rPr>
        <w:t>original document.</w:t>
      </w:r>
      <w:r w:rsidRPr="007214F9">
        <w:rPr>
          <w:rFonts w:ascii="Times New Roman" w:eastAsia="Times New Roman" w:hAnsi="Times New Roman" w:cs="Times New Roman"/>
          <w:color w:val="000000"/>
          <w:sz w:val="27"/>
          <w:szCs w:val="27"/>
        </w:rPr>
        <w:br/>
      </w:r>
      <w:r w:rsidRPr="007214F9">
        <w:rPr>
          <w:rFonts w:ascii="Times New Roman" w:eastAsia="Times New Roman" w:hAnsi="Times New Roman" w:cs="Times New Roman"/>
          <w:color w:val="000000"/>
          <w:sz w:val="27"/>
          <w:szCs w:val="27"/>
        </w:rPr>
        <w:br/>
      </w:r>
      <w:r w:rsidRPr="007214F9">
        <w:rPr>
          <w:rFonts w:ascii="Times New Roman" w:eastAsia="Times New Roman" w:hAnsi="Times New Roman" w:cs="Times New Roman"/>
          <w:color w:val="000000"/>
        </w:rPr>
        <w:t xml:space="preserve">Load all of the RDF for the </w:t>
      </w:r>
      <w:r w:rsidRPr="007214F9">
        <w:rPr>
          <w:rFonts w:ascii="Times New Roman" w:eastAsia="Times New Roman" w:hAnsi="Times New Roman" w:cs="Times New Roman"/>
          <w:b/>
          <w:bCs/>
          <w:color w:val="000000"/>
        </w:rPr>
        <w:t>ground truth use case</w:t>
      </w:r>
      <w:r w:rsidRPr="007214F9">
        <w:rPr>
          <w:rFonts w:ascii="Times New Roman" w:eastAsia="Times New Roman" w:hAnsi="Times New Roman" w:cs="Times New Roman"/>
          <w:color w:val="000000"/>
        </w:rPr>
        <w:t xml:space="preserve"> from the </w:t>
      </w:r>
      <w:proofErr w:type="spellStart"/>
      <w:r w:rsidRPr="007214F9">
        <w:rPr>
          <w:rFonts w:ascii="Times New Roman" w:eastAsia="Times New Roman" w:hAnsi="Times New Roman" w:cs="Times New Roman"/>
          <w:color w:val="000000"/>
        </w:rPr>
        <w:t>github</w:t>
      </w:r>
      <w:proofErr w:type="spellEnd"/>
      <w:r w:rsidRPr="007214F9">
        <w:rPr>
          <w:rFonts w:ascii="Times New Roman" w:eastAsia="Times New Roman" w:hAnsi="Times New Roman" w:cs="Times New Roman"/>
          <w:color w:val="000000"/>
        </w:rPr>
        <w:t xml:space="preserve"> repository into the </w:t>
      </w:r>
      <w:hyperlink r:id="rId64" w:history="1">
        <w:r w:rsidRPr="007214F9">
          <w:rPr>
            <w:rFonts w:ascii="Times New Roman" w:eastAsia="Times New Roman" w:hAnsi="Times New Roman" w:cs="Times New Roman"/>
            <w:color w:val="000099"/>
            <w:u w:val="single"/>
          </w:rPr>
          <w:t>endpoint</w:t>
        </w:r>
      </w:hyperlink>
      <w:r w:rsidRPr="007214F9">
        <w:rPr>
          <w:rFonts w:ascii="Times New Roman" w:eastAsia="Times New Roman" w:hAnsi="Times New Roman" w:cs="Times New Roman"/>
          <w:color w:val="000000"/>
        </w:rPr>
        <w:t>:</w:t>
      </w:r>
    </w:p>
    <w:tbl>
      <w:tblPr>
        <w:tblW w:w="9360" w:type="dxa"/>
        <w:tblCellMar>
          <w:top w:w="15" w:type="dxa"/>
          <w:left w:w="15" w:type="dxa"/>
          <w:bottom w:w="15" w:type="dxa"/>
          <w:right w:w="15" w:type="dxa"/>
        </w:tblCellMar>
        <w:tblLook w:val="04A0"/>
      </w:tblPr>
      <w:tblGrid>
        <w:gridCol w:w="9360"/>
      </w:tblGrid>
      <w:tr w:rsidR="007214F9" w:rsidRPr="007214F9" w:rsidTr="007214F9">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7214F9" w:rsidRPr="007214F9" w:rsidRDefault="007214F9" w:rsidP="007214F9">
            <w:pPr>
              <w:spacing w:after="0" w:line="0" w:lineRule="atLeast"/>
              <w:rPr>
                <w:rFonts w:ascii="Times New Roman" w:eastAsia="Times New Roman" w:hAnsi="Times New Roman" w:cs="Times New Roman"/>
                <w:sz w:val="24"/>
                <w:szCs w:val="24"/>
              </w:rPr>
            </w:pPr>
            <w:r w:rsidRPr="007214F9">
              <w:rPr>
                <w:rFonts w:ascii="Times New Roman" w:eastAsia="Times New Roman" w:hAnsi="Times New Roman" w:cs="Times New Roman"/>
                <w:color w:val="000000"/>
                <w:sz w:val="16"/>
                <w:szCs w:val="16"/>
              </w:rPr>
              <w:lastRenderedPageBreak/>
              <w:t># NOTE: These are NOT sample queries. These are the queries we use to populate the endpoint.</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 The titles of Amanda’s 10+10 sample use case (14 triples)</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 xml:space="preserve">DELETE { ?s ?p ?o } </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WHERE { GRAPH &lt;http://leo.tw.rpi.edu/source/orange-amanda/dataset/ground-truth/version/2011-Apr-19&gt; {</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 xml:space="preserve">?s ?p ?o } </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LOAD &lt;https://github.com/samuelbjohnson/cross-topix/raw/master/page-titles/test/hand-picked-amanda.ttl&gt;</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INTO</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&lt;http://leo.tw.rpi.edu/source/orange-amanda/dataset/ground-truth/version/2011-Apr-19&gt;</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 Similarities among Amanda’s 10+10 sample use case (300 triples)</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 xml:space="preserve">DELETE { ?s ?p ?o } </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WHERE { GRAPH &lt;http://leo.tw.rpi.edu/source/orange-joiner/dataset/title-similarities/version/2011-Apr-20&gt; {</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 xml:space="preserve">?s ?p ?o } </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 xml:space="preserve">LOAD &lt;https://github.com/samuelbjohnson/cross-topix/raw/master/string-matching_tests/results_amanda.ttl&gt; </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 xml:space="preserve">INTO </w:t>
            </w:r>
            <w:hyperlink r:id="rId65" w:history="1">
              <w:r w:rsidRPr="007214F9">
                <w:rPr>
                  <w:rFonts w:ascii="Times New Roman" w:eastAsia="Times New Roman" w:hAnsi="Times New Roman" w:cs="Times New Roman"/>
                  <w:color w:val="000099"/>
                  <w:sz w:val="16"/>
                  <w:szCs w:val="16"/>
                  <w:u w:val="single"/>
                </w:rPr>
                <w:t>&lt;http://leo.tw.rpi.edu/source/orange-joiner/dataset/title-similarities/version/2011-Apr-20&gt;</w:t>
              </w:r>
            </w:hyperlink>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 Social machine submitting similarity votes</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 xml:space="preserve">DELETE { ?s ?p ?o } </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WHERE { GRAPH &lt;http://leo.tw.rpi.edu/source/orange/dataset/crowd-verifications/version/2011-Apr-25&gt; {</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 xml:space="preserve">?s ?p ?o } </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sz w:val="24"/>
                <w:szCs w:val="24"/>
              </w:rPr>
              <w:br/>
            </w:r>
          </w:p>
        </w:tc>
      </w:tr>
    </w:tbl>
    <w:p w:rsidR="007214F9" w:rsidRPr="007214F9" w:rsidRDefault="007214F9" w:rsidP="007214F9">
      <w:pPr>
        <w:spacing w:after="0"/>
        <w:rPr>
          <w:rFonts w:ascii="Times New Roman" w:eastAsia="Times New Roman" w:hAnsi="Times New Roman" w:cs="Times New Roman"/>
          <w:color w:val="000000"/>
          <w:sz w:val="27"/>
          <w:szCs w:val="27"/>
        </w:rPr>
      </w:pPr>
      <w:r w:rsidRPr="007214F9">
        <w:rPr>
          <w:rFonts w:ascii="Times New Roman" w:eastAsia="Times New Roman" w:hAnsi="Times New Roman" w:cs="Times New Roman"/>
          <w:color w:val="000000"/>
          <w:sz w:val="27"/>
          <w:szCs w:val="27"/>
        </w:rPr>
        <w:br/>
      </w:r>
      <w:r w:rsidRPr="007214F9">
        <w:rPr>
          <w:rFonts w:ascii="Times New Roman" w:eastAsia="Times New Roman" w:hAnsi="Times New Roman" w:cs="Times New Roman"/>
          <w:color w:val="000000"/>
          <w:sz w:val="27"/>
          <w:szCs w:val="27"/>
        </w:rPr>
        <w:br/>
      </w:r>
      <w:r w:rsidRPr="007214F9">
        <w:rPr>
          <w:rFonts w:ascii="Times New Roman" w:eastAsia="Times New Roman" w:hAnsi="Times New Roman" w:cs="Times New Roman"/>
          <w:color w:val="000000"/>
        </w:rPr>
        <w:t>Screenshot of ARC2’s Web Browser HTML interface that accepts queries:</w:t>
      </w:r>
      <w:r w:rsidRPr="007214F9">
        <w:rPr>
          <w:rFonts w:ascii="Times New Roman" w:eastAsia="Times New Roman" w:hAnsi="Times New Roman" w:cs="Times New Roman"/>
          <w:color w:val="000000"/>
          <w:sz w:val="27"/>
          <w:szCs w:val="27"/>
        </w:rPr>
        <w:br/>
      </w:r>
      <w:r w:rsidRPr="007214F9">
        <w:rPr>
          <w:rFonts w:ascii="Times New Roman" w:eastAsia="Times New Roman" w:hAnsi="Times New Roman" w:cs="Times New Roman"/>
          <w:color w:val="000000"/>
          <w:sz w:val="27"/>
          <w:szCs w:val="27"/>
        </w:rPr>
        <w:br/>
      </w:r>
    </w:p>
    <w:tbl>
      <w:tblPr>
        <w:tblW w:w="8555" w:type="dxa"/>
        <w:tblCellMar>
          <w:top w:w="15" w:type="dxa"/>
          <w:left w:w="15" w:type="dxa"/>
          <w:bottom w:w="15" w:type="dxa"/>
          <w:right w:w="15" w:type="dxa"/>
        </w:tblCellMar>
        <w:tblLook w:val="04A0"/>
      </w:tblPr>
      <w:tblGrid>
        <w:gridCol w:w="8555"/>
      </w:tblGrid>
      <w:tr w:rsidR="007214F9" w:rsidRPr="007214F9" w:rsidTr="00B62209">
        <w:trPr>
          <w:trHeight w:val="6772"/>
        </w:trPr>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7214F9" w:rsidRPr="007214F9" w:rsidRDefault="007214F9" w:rsidP="007214F9">
            <w:pPr>
              <w:spacing w:after="0" w:line="0" w:lineRule="atLeast"/>
              <w:rPr>
                <w:rFonts w:ascii="Times New Roman" w:eastAsia="Times New Roman" w:hAnsi="Times New Roman" w:cs="Times New Roman"/>
                <w:sz w:val="24"/>
                <w:szCs w:val="24"/>
              </w:rPr>
            </w:pPr>
            <w:r w:rsidRPr="007214F9">
              <w:rPr>
                <w:rFonts w:ascii="Times New Roman" w:eastAsia="Times New Roman" w:hAnsi="Times New Roman" w:cs="Times New Roman"/>
                <w:noProof/>
                <w:sz w:val="24"/>
                <w:szCs w:val="24"/>
              </w:rPr>
              <w:lastRenderedPageBreak/>
              <w:drawing>
                <wp:inline distT="0" distB="0" distL="0" distR="0">
                  <wp:extent cx="5047231" cy="4172783"/>
                  <wp:effectExtent l="0" t="0" r="1270" b="0"/>
                  <wp:docPr id="7" name="Picture 7" descr="https://lh5.googleusercontent.com/YrTPmwswPNizComhCfhZfejt_Ucn3Q9ZzGF-hWuTp4BwAXYP3JiVlFYDu1HIpuVGwQ_Ga3_n2XBwT75JffJBUzknJ3IyvdaYiMZHQYISCcAAxaVUK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YrTPmwswPNizComhCfhZfejt_Ucn3Q9ZzGF-hWuTp4BwAXYP3JiVlFYDu1HIpuVGwQ_Ga3_n2XBwT75JffJBUzknJ3IyvdaYiMZHQYISCcAAxaVUKVs"/>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47425" cy="4172944"/>
                          </a:xfrm>
                          <a:prstGeom prst="rect">
                            <a:avLst/>
                          </a:prstGeom>
                          <a:noFill/>
                          <a:ln>
                            <a:noFill/>
                          </a:ln>
                        </pic:spPr>
                      </pic:pic>
                    </a:graphicData>
                  </a:graphic>
                </wp:inline>
              </w:drawing>
            </w:r>
            <w:r w:rsidRPr="007214F9">
              <w:rPr>
                <w:rFonts w:ascii="Times New Roman" w:eastAsia="Times New Roman" w:hAnsi="Times New Roman" w:cs="Times New Roman"/>
                <w:sz w:val="24"/>
                <w:szCs w:val="24"/>
              </w:rPr>
              <w:t>*</w:t>
            </w:r>
          </w:p>
        </w:tc>
      </w:tr>
    </w:tbl>
    <w:p w:rsidR="007214F9" w:rsidRPr="007214F9" w:rsidRDefault="007214F9" w:rsidP="007214F9">
      <w:pPr>
        <w:spacing w:after="0"/>
        <w:rPr>
          <w:rFonts w:ascii="Times New Roman" w:eastAsia="Times New Roman" w:hAnsi="Times New Roman" w:cs="Times New Roman"/>
          <w:color w:val="000000"/>
          <w:sz w:val="27"/>
          <w:szCs w:val="27"/>
        </w:rPr>
      </w:pPr>
      <w:r w:rsidRPr="007214F9">
        <w:rPr>
          <w:rFonts w:ascii="Times New Roman" w:eastAsia="Times New Roman" w:hAnsi="Times New Roman" w:cs="Times New Roman"/>
          <w:color w:val="000000"/>
          <w:sz w:val="27"/>
          <w:szCs w:val="27"/>
        </w:rPr>
        <w:br/>
      </w:r>
      <w:r w:rsidRPr="007214F9">
        <w:rPr>
          <w:rFonts w:ascii="Times New Roman" w:eastAsia="Times New Roman" w:hAnsi="Times New Roman" w:cs="Times New Roman"/>
          <w:i/>
          <w:iCs/>
          <w:color w:val="000000"/>
        </w:rPr>
        <w:t xml:space="preserve">What named graphs are in the endpoint </w:t>
      </w:r>
      <w:r w:rsidRPr="007214F9">
        <w:rPr>
          <w:rFonts w:ascii="Times New Roman" w:eastAsia="Times New Roman" w:hAnsi="Times New Roman" w:cs="Times New Roman"/>
          <w:color w:val="000000"/>
        </w:rPr>
        <w:t>(</w:t>
      </w:r>
      <w:hyperlink r:id="rId67" w:history="1">
        <w:r w:rsidRPr="007214F9">
          <w:rPr>
            <w:rFonts w:ascii="Times New Roman" w:eastAsia="Times New Roman" w:hAnsi="Times New Roman" w:cs="Times New Roman"/>
            <w:color w:val="000099"/>
            <w:u w:val="single"/>
          </w:rPr>
          <w:t>results</w:t>
        </w:r>
      </w:hyperlink>
      <w:r w:rsidRPr="007214F9">
        <w:rPr>
          <w:rFonts w:ascii="Times New Roman" w:eastAsia="Times New Roman" w:hAnsi="Times New Roman" w:cs="Times New Roman"/>
          <w:color w:val="000000"/>
        </w:rPr>
        <w:t>) (use GET)</w:t>
      </w:r>
      <w:r w:rsidRPr="007214F9">
        <w:rPr>
          <w:rFonts w:ascii="Times New Roman" w:eastAsia="Times New Roman" w:hAnsi="Times New Roman" w:cs="Times New Roman"/>
          <w:i/>
          <w:iCs/>
          <w:color w:val="000000"/>
        </w:rPr>
        <w:t>?</w:t>
      </w:r>
    </w:p>
    <w:tbl>
      <w:tblPr>
        <w:tblW w:w="9360" w:type="dxa"/>
        <w:tblCellMar>
          <w:top w:w="15" w:type="dxa"/>
          <w:left w:w="15" w:type="dxa"/>
          <w:bottom w:w="15" w:type="dxa"/>
          <w:right w:w="15" w:type="dxa"/>
        </w:tblCellMar>
        <w:tblLook w:val="04A0"/>
      </w:tblPr>
      <w:tblGrid>
        <w:gridCol w:w="9360"/>
      </w:tblGrid>
      <w:tr w:rsidR="007214F9" w:rsidRPr="007214F9" w:rsidTr="007214F9">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7214F9" w:rsidRPr="007214F9" w:rsidRDefault="007214F9" w:rsidP="007214F9">
            <w:pPr>
              <w:spacing w:after="0" w:line="0" w:lineRule="atLeast"/>
              <w:rPr>
                <w:rFonts w:ascii="Times New Roman" w:eastAsia="Times New Roman" w:hAnsi="Times New Roman" w:cs="Times New Roman"/>
                <w:sz w:val="24"/>
                <w:szCs w:val="24"/>
              </w:rPr>
            </w:pPr>
            <w:r w:rsidRPr="007214F9">
              <w:rPr>
                <w:rFonts w:ascii="Times New Roman" w:eastAsia="Times New Roman" w:hAnsi="Times New Roman" w:cs="Times New Roman"/>
                <w:color w:val="000000"/>
              </w:rPr>
              <w:t>select distinct ?g</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rPr>
              <w:t>where {</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rPr>
              <w:t> graph ?g { ?s ?p ?o }</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rPr>
              <w:t>}</w:t>
            </w:r>
          </w:p>
        </w:tc>
      </w:tr>
    </w:tbl>
    <w:p w:rsidR="007214F9" w:rsidRPr="007214F9" w:rsidRDefault="007214F9" w:rsidP="007214F9">
      <w:pPr>
        <w:spacing w:after="0"/>
        <w:rPr>
          <w:rFonts w:ascii="Times New Roman" w:eastAsia="Times New Roman" w:hAnsi="Times New Roman" w:cs="Times New Roman"/>
          <w:color w:val="000000"/>
          <w:sz w:val="27"/>
          <w:szCs w:val="27"/>
        </w:rPr>
      </w:pPr>
      <w:r w:rsidRPr="007214F9">
        <w:rPr>
          <w:rFonts w:ascii="Times New Roman" w:eastAsia="Times New Roman" w:hAnsi="Times New Roman" w:cs="Times New Roman"/>
          <w:color w:val="000000"/>
          <w:sz w:val="27"/>
          <w:szCs w:val="27"/>
        </w:rPr>
        <w:br/>
      </w:r>
      <w:r w:rsidRPr="007214F9">
        <w:rPr>
          <w:rFonts w:ascii="Times New Roman" w:eastAsia="Times New Roman" w:hAnsi="Times New Roman" w:cs="Times New Roman"/>
          <w:color w:val="000000"/>
        </w:rPr>
        <w:t>Deleting triples in all named graphs (must be POST):</w:t>
      </w:r>
    </w:p>
    <w:tbl>
      <w:tblPr>
        <w:tblW w:w="9360" w:type="dxa"/>
        <w:tblCellMar>
          <w:top w:w="15" w:type="dxa"/>
          <w:left w:w="15" w:type="dxa"/>
          <w:bottom w:w="15" w:type="dxa"/>
          <w:right w:w="15" w:type="dxa"/>
        </w:tblCellMar>
        <w:tblLook w:val="04A0"/>
      </w:tblPr>
      <w:tblGrid>
        <w:gridCol w:w="9360"/>
      </w:tblGrid>
      <w:tr w:rsidR="007214F9" w:rsidRPr="007214F9" w:rsidTr="007214F9">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7214F9" w:rsidRPr="007214F9" w:rsidRDefault="007214F9" w:rsidP="007214F9">
            <w:pPr>
              <w:spacing w:after="0" w:line="0" w:lineRule="atLeast"/>
              <w:rPr>
                <w:rFonts w:ascii="Times New Roman" w:eastAsia="Times New Roman" w:hAnsi="Times New Roman" w:cs="Times New Roman"/>
                <w:sz w:val="24"/>
                <w:szCs w:val="24"/>
              </w:rPr>
            </w:pPr>
            <w:r w:rsidRPr="007214F9">
              <w:rPr>
                <w:rFonts w:ascii="Times New Roman" w:eastAsia="Times New Roman" w:hAnsi="Times New Roman" w:cs="Times New Roman"/>
                <w:color w:val="000000"/>
              </w:rPr>
              <w:t>delete {</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rPr>
              <w:t>  ?s ?p ?o</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rPr>
              <w:t xml:space="preserve">} </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rPr>
              <w:t xml:space="preserve">where { </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rPr>
              <w:t xml:space="preserve">  graph ?g { ?s ?p ?o } </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rPr>
              <w:t>}</w:t>
            </w:r>
          </w:p>
        </w:tc>
      </w:tr>
    </w:tbl>
    <w:p w:rsidR="007214F9" w:rsidRPr="007214F9" w:rsidRDefault="007214F9" w:rsidP="007214F9">
      <w:pPr>
        <w:spacing w:after="0"/>
        <w:rPr>
          <w:rFonts w:ascii="Times New Roman" w:eastAsia="Times New Roman" w:hAnsi="Times New Roman" w:cs="Times New Roman"/>
          <w:color w:val="000000"/>
          <w:sz w:val="27"/>
          <w:szCs w:val="27"/>
        </w:rPr>
      </w:pPr>
      <w:r w:rsidRPr="007214F9">
        <w:rPr>
          <w:rFonts w:ascii="Times New Roman" w:eastAsia="Times New Roman" w:hAnsi="Times New Roman" w:cs="Times New Roman"/>
          <w:color w:val="000000"/>
          <w:sz w:val="27"/>
          <w:szCs w:val="27"/>
        </w:rPr>
        <w:br/>
      </w:r>
      <w:r w:rsidRPr="007214F9">
        <w:rPr>
          <w:rFonts w:ascii="Times New Roman" w:eastAsia="Times New Roman" w:hAnsi="Times New Roman" w:cs="Times New Roman"/>
          <w:color w:val="000000"/>
        </w:rPr>
        <w:t>???</w:t>
      </w:r>
    </w:p>
    <w:tbl>
      <w:tblPr>
        <w:tblW w:w="9360" w:type="dxa"/>
        <w:tblCellMar>
          <w:top w:w="15" w:type="dxa"/>
          <w:left w:w="15" w:type="dxa"/>
          <w:bottom w:w="15" w:type="dxa"/>
          <w:right w:w="15" w:type="dxa"/>
        </w:tblCellMar>
        <w:tblLook w:val="04A0"/>
      </w:tblPr>
      <w:tblGrid>
        <w:gridCol w:w="9360"/>
      </w:tblGrid>
      <w:tr w:rsidR="007214F9" w:rsidRPr="007214F9" w:rsidTr="007214F9">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7214F9" w:rsidRPr="007214F9" w:rsidRDefault="007214F9" w:rsidP="007214F9">
            <w:pPr>
              <w:spacing w:after="0" w:line="0" w:lineRule="atLeast"/>
              <w:rPr>
                <w:rFonts w:ascii="Times New Roman" w:eastAsia="Times New Roman" w:hAnsi="Times New Roman" w:cs="Times New Roman"/>
                <w:sz w:val="24"/>
                <w:szCs w:val="24"/>
              </w:rPr>
            </w:pPr>
            <w:r w:rsidRPr="007214F9">
              <w:rPr>
                <w:rFonts w:ascii="Times New Roman" w:eastAsia="Times New Roman" w:hAnsi="Times New Roman" w:cs="Times New Roman"/>
                <w:color w:val="000000"/>
              </w:rPr>
              <w:t>where {}</w:t>
            </w:r>
          </w:p>
        </w:tc>
      </w:tr>
    </w:tbl>
    <w:p w:rsidR="007214F9" w:rsidRPr="007214F9" w:rsidRDefault="007214F9" w:rsidP="007214F9">
      <w:pPr>
        <w:spacing w:after="0"/>
        <w:rPr>
          <w:rFonts w:ascii="Times New Roman" w:eastAsia="Times New Roman" w:hAnsi="Times New Roman" w:cs="Times New Roman"/>
          <w:color w:val="000000"/>
          <w:sz w:val="27"/>
          <w:szCs w:val="27"/>
        </w:rPr>
      </w:pPr>
      <w:r w:rsidRPr="007214F9">
        <w:rPr>
          <w:rFonts w:ascii="Times New Roman" w:eastAsia="Times New Roman" w:hAnsi="Times New Roman" w:cs="Times New Roman"/>
          <w:color w:val="000000"/>
          <w:sz w:val="27"/>
          <w:szCs w:val="27"/>
        </w:rPr>
        <w:br/>
      </w:r>
      <w:r w:rsidRPr="007214F9">
        <w:rPr>
          <w:rFonts w:ascii="Times New Roman" w:eastAsia="Times New Roman" w:hAnsi="Times New Roman" w:cs="Times New Roman"/>
          <w:color w:val="000000"/>
        </w:rPr>
        <w:t>???</w:t>
      </w:r>
    </w:p>
    <w:tbl>
      <w:tblPr>
        <w:tblW w:w="9360" w:type="dxa"/>
        <w:tblCellMar>
          <w:top w:w="15" w:type="dxa"/>
          <w:left w:w="15" w:type="dxa"/>
          <w:bottom w:w="15" w:type="dxa"/>
          <w:right w:w="15" w:type="dxa"/>
        </w:tblCellMar>
        <w:tblLook w:val="04A0"/>
      </w:tblPr>
      <w:tblGrid>
        <w:gridCol w:w="9360"/>
      </w:tblGrid>
      <w:tr w:rsidR="007214F9" w:rsidRPr="007214F9" w:rsidTr="007214F9">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7214F9" w:rsidRPr="007214F9" w:rsidRDefault="007214F9" w:rsidP="007214F9">
            <w:pPr>
              <w:spacing w:after="0" w:line="0" w:lineRule="atLeast"/>
              <w:rPr>
                <w:rFonts w:ascii="Times New Roman" w:eastAsia="Times New Roman" w:hAnsi="Times New Roman" w:cs="Times New Roman"/>
                <w:sz w:val="24"/>
                <w:szCs w:val="24"/>
              </w:rPr>
            </w:pPr>
            <w:r w:rsidRPr="007214F9">
              <w:rPr>
                <w:rFonts w:ascii="Times New Roman" w:eastAsia="Times New Roman" w:hAnsi="Times New Roman" w:cs="Times New Roman"/>
                <w:color w:val="000000"/>
              </w:rPr>
              <w:t>where {}</w:t>
            </w:r>
          </w:p>
        </w:tc>
      </w:tr>
    </w:tbl>
    <w:p w:rsidR="00E07744" w:rsidRPr="00B62209" w:rsidRDefault="008624B9" w:rsidP="00B62209">
      <w:pPr>
        <w:pStyle w:val="Heading2"/>
        <w:rPr>
          <w:bCs w:val="0"/>
          <w:color w:val="000000"/>
          <w:sz w:val="27"/>
          <w:szCs w:val="27"/>
        </w:rPr>
      </w:pPr>
      <w:bookmarkStart w:id="684" w:name="_Toc291793227"/>
      <w:r>
        <w:rPr>
          <w:bCs w:val="0"/>
          <w:color w:val="000000"/>
          <w:sz w:val="24"/>
          <w:szCs w:val="24"/>
        </w:rPr>
        <w:lastRenderedPageBreak/>
        <w:t>H</w:t>
      </w:r>
      <w:r w:rsidR="00E07744" w:rsidRPr="00E07744">
        <w:rPr>
          <w:bCs w:val="0"/>
          <w:color w:val="000000"/>
          <w:sz w:val="24"/>
          <w:szCs w:val="24"/>
        </w:rPr>
        <w:t>. Future improvements to the system</w:t>
      </w:r>
      <w:bookmarkEnd w:id="684"/>
    </w:p>
    <w:p w:rsidR="00C84555" w:rsidRPr="00E07744" w:rsidRDefault="00C84555" w:rsidP="00E07744">
      <w:pPr>
        <w:pStyle w:val="Heading2"/>
        <w:spacing w:before="0" w:beforeAutospacing="0" w:after="0" w:afterAutospacing="0"/>
        <w:rPr>
          <w:bCs w:val="0"/>
          <w:color w:val="000000"/>
          <w:sz w:val="24"/>
          <w:szCs w:val="24"/>
        </w:rPr>
      </w:pPr>
    </w:p>
    <w:p w:rsidR="00E07744" w:rsidRDefault="00FD7C1D" w:rsidP="00FD7C1D">
      <w:pPr>
        <w:spacing w:after="0"/>
        <w:rPr>
          <w:rFonts w:ascii="Times New Roman" w:eastAsia="Times New Roman" w:hAnsi="Times New Roman" w:cs="Times New Roman"/>
          <w:color w:val="000000"/>
        </w:rPr>
      </w:pPr>
      <w:r>
        <w:rPr>
          <w:rFonts w:ascii="Times New Roman" w:eastAsia="Times New Roman" w:hAnsi="Times New Roman" w:cs="Times New Roman"/>
          <w:b/>
          <w:bCs/>
          <w:color w:val="000000"/>
        </w:rPr>
        <w:t xml:space="preserve">1. </w:t>
      </w:r>
      <w:r w:rsidR="00E07744" w:rsidRPr="00BF25A8">
        <w:rPr>
          <w:rFonts w:ascii="Times New Roman" w:eastAsia="Times New Roman" w:hAnsi="Times New Roman" w:cs="Times New Roman"/>
          <w:b/>
          <w:bCs/>
          <w:color w:val="000000"/>
        </w:rPr>
        <w:t>String Matching Algorithm Improvements</w:t>
      </w:r>
      <w:r w:rsidR="00E07744" w:rsidRPr="00BF25A8">
        <w:rPr>
          <w:rFonts w:ascii="Times New Roman" w:eastAsia="Times New Roman" w:hAnsi="Times New Roman" w:cs="Times New Roman"/>
          <w:color w:val="000000"/>
          <w:sz w:val="27"/>
          <w:szCs w:val="27"/>
        </w:rPr>
        <w:br/>
      </w:r>
      <w:r w:rsidR="00E07744" w:rsidRPr="00BF25A8">
        <w:rPr>
          <w:rFonts w:ascii="Times New Roman" w:eastAsia="Times New Roman" w:hAnsi="Times New Roman" w:cs="Times New Roman"/>
          <w:color w:val="000000"/>
        </w:rPr>
        <w:t xml:space="preserve">To determine if two page titles are similar, we are currently calculating the </w:t>
      </w:r>
      <w:proofErr w:type="spellStart"/>
      <w:r w:rsidR="00E07744" w:rsidRPr="00BF25A8">
        <w:rPr>
          <w:rFonts w:ascii="Times New Roman" w:eastAsia="Times New Roman" w:hAnsi="Times New Roman" w:cs="Times New Roman"/>
          <w:color w:val="000000"/>
        </w:rPr>
        <w:t>Levenshtein</w:t>
      </w:r>
      <w:proofErr w:type="spellEnd"/>
      <w:r w:rsidR="00E07744" w:rsidRPr="00BF25A8">
        <w:rPr>
          <w:rFonts w:ascii="Times New Roman" w:eastAsia="Times New Roman" w:hAnsi="Times New Roman" w:cs="Times New Roman"/>
          <w:color w:val="000000"/>
        </w:rPr>
        <w:t xml:space="preserve"> Distance (also known as the Edit Distance) between the two.  This gives us a number that represents the minimum number of characters that need to be replaced for the two strings to be considered equivalent.  Once we normalized this value to take into the account the length of the strings, we obtained a value that gives us a simple metric to determine whether two titles are similar (and to what degree).  </w:t>
      </w:r>
      <w:r w:rsidR="00E07744" w:rsidRPr="00BF25A8">
        <w:rPr>
          <w:rFonts w:ascii="Times New Roman" w:eastAsia="Times New Roman" w:hAnsi="Times New Roman" w:cs="Times New Roman"/>
          <w:color w:val="000000"/>
          <w:sz w:val="27"/>
          <w:szCs w:val="27"/>
        </w:rPr>
        <w:br/>
      </w:r>
      <w:r w:rsidR="00E07744" w:rsidRPr="00BF25A8">
        <w:rPr>
          <w:rFonts w:ascii="Times New Roman" w:eastAsia="Times New Roman" w:hAnsi="Times New Roman" w:cs="Times New Roman"/>
          <w:color w:val="000000"/>
          <w:sz w:val="27"/>
          <w:szCs w:val="27"/>
        </w:rPr>
        <w:br/>
      </w:r>
      <w:r w:rsidR="00E07744" w:rsidRPr="00BF25A8">
        <w:rPr>
          <w:rFonts w:ascii="Times New Roman" w:eastAsia="Times New Roman" w:hAnsi="Times New Roman" w:cs="Times New Roman"/>
          <w:color w:val="000000"/>
        </w:rPr>
        <w:t>Although this approach works well for a good number of cases, it can be improved to obtain more accurate results.  One way to do this would be to take advantage of the format that these two wikis store their information.  IMSLP.org, for example, stores all their composers with their last name followed by their first name, while CPDL.org does it the other way around.  By calculating the “edit distance” of two composers, we will get a value that is much higher than we would want simply because we are comparing the words out of order.  If there was some way to care the titles on a word-by-word basis rather than as a whole, we can create a more accurate similarity measure.</w:t>
      </w:r>
      <w:r w:rsidR="00E07744" w:rsidRPr="00BF25A8">
        <w:rPr>
          <w:rFonts w:ascii="Times New Roman" w:eastAsia="Times New Roman" w:hAnsi="Times New Roman" w:cs="Times New Roman"/>
          <w:color w:val="000000"/>
          <w:sz w:val="27"/>
          <w:szCs w:val="27"/>
        </w:rPr>
        <w:br/>
      </w:r>
      <w:r w:rsidR="00E07744" w:rsidRPr="00BF25A8">
        <w:rPr>
          <w:rFonts w:ascii="Times New Roman" w:eastAsia="Times New Roman" w:hAnsi="Times New Roman" w:cs="Times New Roman"/>
          <w:color w:val="000000"/>
          <w:sz w:val="27"/>
          <w:szCs w:val="27"/>
        </w:rPr>
        <w:br/>
      </w:r>
      <w:r w:rsidR="00E07744" w:rsidRPr="00BF25A8">
        <w:rPr>
          <w:rFonts w:ascii="Times New Roman" w:eastAsia="Times New Roman" w:hAnsi="Times New Roman" w:cs="Times New Roman"/>
          <w:color w:val="000000"/>
        </w:rPr>
        <w:t>Another point of improvement is for pages that are for specific composers or genres.  IMPSL.org prefixes all pages of this type with a “Category:” tag which CPDL.org does not do.  Since these extra characters are considered in the calculation of the similarity, our values may be artificially high.  If we ignored “Category:” tags, we might also be able to gather more accurate similarity values.</w:t>
      </w:r>
    </w:p>
    <w:p w:rsidR="00FD7C1D" w:rsidRPr="006E0A3D" w:rsidRDefault="00FD7C1D" w:rsidP="00FD7C1D">
      <w:pPr>
        <w:spacing w:after="0"/>
        <w:rPr>
          <w:rFonts w:ascii="Times New Roman" w:eastAsia="Times New Roman" w:hAnsi="Times New Roman" w:cs="Times New Roman"/>
          <w:b/>
          <w:bCs/>
          <w:color w:val="000000"/>
        </w:rPr>
      </w:pPr>
    </w:p>
    <w:p w:rsidR="00FD7C1D" w:rsidRDefault="00FD7C1D" w:rsidP="00FD7C1D">
      <w:pPr>
        <w:spacing w:after="0"/>
        <w:rPr>
          <w:rFonts w:ascii="Times New Roman" w:hAnsi="Times New Roman" w:cs="Times New Roman"/>
          <w:b/>
        </w:rPr>
      </w:pPr>
      <w:r w:rsidRPr="00FD7C1D">
        <w:rPr>
          <w:rFonts w:ascii="Times New Roman" w:hAnsi="Times New Roman" w:cs="Times New Roman"/>
          <w:b/>
        </w:rPr>
        <w:t xml:space="preserve">2. </w:t>
      </w:r>
      <w:r>
        <w:rPr>
          <w:rFonts w:ascii="Times New Roman" w:hAnsi="Times New Roman" w:cs="Times New Roman"/>
          <w:b/>
        </w:rPr>
        <w:t>User scoring evaluation</w:t>
      </w:r>
    </w:p>
    <w:p w:rsidR="00E07744" w:rsidRDefault="00FD7C1D" w:rsidP="00FD7C1D">
      <w:pPr>
        <w:spacing w:after="0"/>
        <w:rPr>
          <w:rFonts w:ascii="Times New Roman" w:hAnsi="Times New Roman" w:cs="Times New Roman"/>
        </w:rPr>
      </w:pPr>
      <w:proofErr w:type="gramStart"/>
      <w:r>
        <w:rPr>
          <w:rFonts w:ascii="Times New Roman" w:hAnsi="Times New Roman" w:cs="Times New Roman"/>
        </w:rPr>
        <w:t>P</w:t>
      </w:r>
      <w:r w:rsidR="00E07744" w:rsidRPr="00FD7C1D">
        <w:rPr>
          <w:rFonts w:ascii="Times New Roman" w:hAnsi="Times New Roman" w:cs="Times New Roman"/>
        </w:rPr>
        <w:t>rotection for</w:t>
      </w:r>
      <w:r>
        <w:rPr>
          <w:rFonts w:ascii="Times New Roman" w:hAnsi="Times New Roman" w:cs="Times New Roman"/>
        </w:rPr>
        <w:t xml:space="preserve"> validation of “See Also” box</w:t>
      </w:r>
      <w:ins w:id="685" w:author="student" w:date="2011-04-30T13:45:00Z">
        <w:r w:rsidR="0035668A">
          <w:rPr>
            <w:rFonts w:ascii="Times New Roman" w:hAnsi="Times New Roman" w:cs="Times New Roman"/>
          </w:rPr>
          <w:t>.</w:t>
        </w:r>
        <w:proofErr w:type="gramEnd"/>
        <w:r w:rsidR="0035668A">
          <w:rPr>
            <w:rFonts w:ascii="Times New Roman" w:hAnsi="Times New Roman" w:cs="Times New Roman"/>
          </w:rPr>
          <w:t xml:space="preserve">  We would want to prevent malicious users </w:t>
        </w:r>
      </w:ins>
      <w:ins w:id="686" w:author="student" w:date="2011-04-30T13:46:00Z">
        <w:r w:rsidR="0035668A">
          <w:rPr>
            <w:rFonts w:ascii="Times New Roman" w:hAnsi="Times New Roman" w:cs="Times New Roman"/>
          </w:rPr>
          <w:t>from</w:t>
        </w:r>
      </w:ins>
      <w:ins w:id="687" w:author="student" w:date="2011-04-30T13:45:00Z">
        <w:r w:rsidR="0035668A">
          <w:rPr>
            <w:rFonts w:ascii="Times New Roman" w:hAnsi="Times New Roman" w:cs="Times New Roman"/>
          </w:rPr>
          <w:t xml:space="preserve"> affect</w:t>
        </w:r>
      </w:ins>
      <w:ins w:id="688" w:author="student" w:date="2011-04-30T13:46:00Z">
        <w:r w:rsidR="0035668A">
          <w:rPr>
            <w:rFonts w:ascii="Times New Roman" w:hAnsi="Times New Roman" w:cs="Times New Roman"/>
          </w:rPr>
          <w:t>ing</w:t>
        </w:r>
      </w:ins>
      <w:ins w:id="689" w:author="student" w:date="2011-04-30T13:45:00Z">
        <w:r w:rsidR="0035668A">
          <w:rPr>
            <w:rFonts w:ascii="Times New Roman" w:hAnsi="Times New Roman" w:cs="Times New Roman"/>
          </w:rPr>
          <w:t xml:space="preserve"> the results displayed in the </w:t>
        </w:r>
        <w:r w:rsidR="0035668A">
          <w:rPr>
            <w:rFonts w:ascii="Times New Roman" w:hAnsi="Times New Roman" w:cs="Times New Roman"/>
          </w:rPr>
          <w:t>“</w:t>
        </w:r>
        <w:r w:rsidR="0035668A">
          <w:rPr>
            <w:rFonts w:ascii="Times New Roman" w:hAnsi="Times New Roman" w:cs="Times New Roman"/>
          </w:rPr>
          <w:t>See Also</w:t>
        </w:r>
        <w:r w:rsidR="0035668A">
          <w:rPr>
            <w:rFonts w:ascii="Times New Roman" w:hAnsi="Times New Roman" w:cs="Times New Roman"/>
          </w:rPr>
          <w:t>”</w:t>
        </w:r>
        <w:r w:rsidR="0035668A">
          <w:rPr>
            <w:rFonts w:ascii="Times New Roman" w:hAnsi="Times New Roman" w:cs="Times New Roman"/>
          </w:rPr>
          <w:t xml:space="preserve"> box.</w:t>
        </w:r>
      </w:ins>
      <w:del w:id="690" w:author="student" w:date="2011-04-30T13:45:00Z">
        <w:r w:rsidDel="0035668A">
          <w:rPr>
            <w:rFonts w:ascii="Times New Roman" w:hAnsi="Times New Roman" w:cs="Times New Roman"/>
          </w:rPr>
          <w:delText xml:space="preserve"> </w:delText>
        </w:r>
      </w:del>
    </w:p>
    <w:p w:rsidR="00FD7C1D" w:rsidRPr="00FD7C1D" w:rsidRDefault="00FD7C1D" w:rsidP="00FD7C1D">
      <w:pPr>
        <w:spacing w:after="0"/>
        <w:rPr>
          <w:rFonts w:ascii="Times New Roman" w:hAnsi="Times New Roman" w:cs="Times New Roman"/>
          <w:b/>
        </w:rPr>
      </w:pPr>
    </w:p>
    <w:p w:rsidR="00FD7C1D" w:rsidRDefault="00FD7C1D" w:rsidP="00FD7C1D">
      <w:pPr>
        <w:spacing w:after="0"/>
        <w:rPr>
          <w:rFonts w:ascii="Times New Roman" w:hAnsi="Times New Roman" w:cs="Times New Roman"/>
        </w:rPr>
      </w:pPr>
      <w:r w:rsidRPr="00FD7C1D">
        <w:rPr>
          <w:rFonts w:ascii="Times New Roman" w:hAnsi="Times New Roman" w:cs="Times New Roman"/>
          <w:b/>
        </w:rPr>
        <w:t>3.</w:t>
      </w:r>
      <w:r w:rsidR="00E07744" w:rsidRPr="00FD7C1D">
        <w:rPr>
          <w:rFonts w:ascii="Times New Roman" w:hAnsi="Times New Roman" w:cs="Times New Roman"/>
          <w:b/>
        </w:rPr>
        <w:t xml:space="preserve"> What next algorithm</w:t>
      </w:r>
      <w:r w:rsidR="00E07744" w:rsidRPr="00AD5136">
        <w:rPr>
          <w:rFonts w:ascii="Times New Roman" w:hAnsi="Times New Roman" w:cs="Times New Roman"/>
        </w:rPr>
        <w:t xml:space="preserve"> </w:t>
      </w:r>
    </w:p>
    <w:p w:rsidR="00E07744" w:rsidRDefault="00FD7C1D" w:rsidP="00FD7C1D">
      <w:pPr>
        <w:spacing w:after="0"/>
        <w:rPr>
          <w:rFonts w:ascii="Times New Roman" w:hAnsi="Times New Roman" w:cs="Times New Roman"/>
        </w:rPr>
      </w:pPr>
      <w:r>
        <w:rPr>
          <w:rFonts w:ascii="Times New Roman" w:hAnsi="Times New Roman" w:cs="Times New Roman"/>
        </w:rPr>
        <w:t>D</w:t>
      </w:r>
      <w:r w:rsidR="00E07744" w:rsidRPr="00AD5136">
        <w:rPr>
          <w:rFonts w:ascii="Times New Roman" w:hAnsi="Times New Roman" w:cs="Times New Roman"/>
        </w:rPr>
        <w:t xml:space="preserve">ecides what potential match the user sees in order to continually evaluate the </w:t>
      </w:r>
      <w:r w:rsidR="006E0A3D">
        <w:rPr>
          <w:rFonts w:ascii="Times New Roman" w:hAnsi="Times New Roman" w:cs="Times New Roman"/>
        </w:rPr>
        <w:t>matches and the user selections</w:t>
      </w:r>
      <w:r>
        <w:rPr>
          <w:rFonts w:ascii="Times New Roman" w:hAnsi="Times New Roman" w:cs="Times New Roman"/>
        </w:rPr>
        <w:t>.</w:t>
      </w:r>
    </w:p>
    <w:p w:rsidR="00FD7C1D" w:rsidRPr="00AD5136" w:rsidRDefault="00FD7C1D" w:rsidP="00FD7C1D">
      <w:pPr>
        <w:spacing w:after="0"/>
        <w:rPr>
          <w:rFonts w:ascii="Times New Roman" w:hAnsi="Times New Roman" w:cs="Times New Roman"/>
        </w:rPr>
      </w:pPr>
    </w:p>
    <w:p w:rsidR="0018380E" w:rsidRPr="0018380E" w:rsidRDefault="0018380E" w:rsidP="00FD7C1D">
      <w:pPr>
        <w:spacing w:after="0"/>
        <w:rPr>
          <w:rFonts w:ascii="Times New Roman" w:hAnsi="Times New Roman" w:cs="Times New Roman"/>
          <w:b/>
        </w:rPr>
      </w:pPr>
      <w:r w:rsidRPr="0018380E">
        <w:rPr>
          <w:rFonts w:ascii="Times New Roman" w:hAnsi="Times New Roman" w:cs="Times New Roman"/>
          <w:b/>
        </w:rPr>
        <w:t>4. Better Similarity Measures</w:t>
      </w:r>
    </w:p>
    <w:p w:rsidR="00E07744" w:rsidRDefault="00E07744" w:rsidP="00FD7C1D">
      <w:pPr>
        <w:spacing w:after="0"/>
        <w:rPr>
          <w:rFonts w:ascii="Times New Roman" w:hAnsi="Times New Roman" w:cs="Times New Roman"/>
        </w:rPr>
      </w:pPr>
      <w:r w:rsidRPr="00AD5136">
        <w:rPr>
          <w:rFonts w:ascii="Times New Roman" w:hAnsi="Times New Roman" w:cs="Times New Roman"/>
        </w:rPr>
        <w:t xml:space="preserve">Although we were able to get measure better than direct string similarity, there is a wealth of heuristics that could be applied or developed in future iterations. For example, analyzing the narrative in the document itself or use the connectivity among the pages could be used to create different and </w:t>
      </w:r>
      <w:r w:rsidR="006E0A3D">
        <w:rPr>
          <w:rFonts w:ascii="Times New Roman" w:hAnsi="Times New Roman" w:cs="Times New Roman"/>
        </w:rPr>
        <w:t>better measures for similarity.</w:t>
      </w:r>
    </w:p>
    <w:p w:rsidR="0018380E" w:rsidRPr="00AD5136" w:rsidRDefault="0018380E" w:rsidP="00FD7C1D">
      <w:pPr>
        <w:spacing w:after="0"/>
        <w:rPr>
          <w:rFonts w:ascii="Times New Roman" w:hAnsi="Times New Roman" w:cs="Times New Roman"/>
        </w:rPr>
      </w:pPr>
    </w:p>
    <w:p w:rsidR="00E07744" w:rsidRDefault="00E07744" w:rsidP="00FD7C1D">
      <w:pPr>
        <w:spacing w:after="0"/>
        <w:rPr>
          <w:rFonts w:ascii="Times New Roman" w:hAnsi="Times New Roman" w:cs="Times New Roman"/>
        </w:rPr>
      </w:pPr>
      <w:r w:rsidRPr="00AD5136">
        <w:rPr>
          <w:rFonts w:ascii="Times New Roman" w:hAnsi="Times New Roman" w:cs="Times New Roman"/>
        </w:rPr>
        <w:t>Multiple measure types leads to handling multiple similarity measures.</w:t>
      </w:r>
      <w:r w:rsidR="0018380E">
        <w:rPr>
          <w:rFonts w:ascii="Times New Roman" w:hAnsi="Times New Roman" w:cs="Times New Roman"/>
        </w:rPr>
        <w:t xml:space="preserve"> This w</w:t>
      </w:r>
      <w:r w:rsidRPr="00AD5136">
        <w:rPr>
          <w:rFonts w:ascii="Times New Roman" w:hAnsi="Times New Roman" w:cs="Times New Roman"/>
        </w:rPr>
        <w:t xml:space="preserve">ould require a modeling change to associate the </w:t>
      </w:r>
      <w:del w:id="691" w:author="student" w:date="2011-04-30T13:46:00Z">
        <w:r w:rsidRPr="00AD5136" w:rsidDel="0035668A">
          <w:rPr>
            <w:rFonts w:ascii="Times New Roman" w:hAnsi="Times New Roman" w:cs="Times New Roman"/>
          </w:rPr>
          <w:delText>C</w:delText>
        </w:r>
      </w:del>
      <w:ins w:id="692" w:author="student" w:date="2011-04-30T13:46:00Z">
        <w:r w:rsidR="0035668A">
          <w:rPr>
            <w:rFonts w:ascii="Times New Roman" w:hAnsi="Times New Roman" w:cs="Times New Roman"/>
          </w:rPr>
          <w:t>c</w:t>
        </w:r>
      </w:ins>
      <w:r w:rsidRPr="00AD5136">
        <w:rPr>
          <w:rFonts w:ascii="Times New Roman" w:hAnsi="Times New Roman" w:cs="Times New Roman"/>
        </w:rPr>
        <w:t>omparison to a pairing of the quantity with the technique that produced it. We currently have the similarity attribute citing the quantity directly with an implicit understanding that it uses our default similarity heuristic.</w:t>
      </w:r>
    </w:p>
    <w:p w:rsidR="0018380E" w:rsidRDefault="0018380E" w:rsidP="00FD7C1D">
      <w:pPr>
        <w:spacing w:after="0"/>
        <w:rPr>
          <w:rFonts w:ascii="Times New Roman" w:hAnsi="Times New Roman" w:cs="Times New Roman"/>
        </w:rPr>
      </w:pPr>
    </w:p>
    <w:p w:rsidR="0018380E" w:rsidRPr="0018380E" w:rsidRDefault="0018380E" w:rsidP="00FD7C1D">
      <w:pPr>
        <w:spacing w:after="0"/>
        <w:rPr>
          <w:rFonts w:ascii="Times New Roman" w:eastAsia="Times New Roman" w:hAnsi="Times New Roman" w:cs="Times New Roman"/>
          <w:b/>
          <w:color w:val="000000"/>
        </w:rPr>
      </w:pPr>
      <w:r w:rsidRPr="0018380E">
        <w:rPr>
          <w:rFonts w:ascii="Times New Roman" w:eastAsia="Times New Roman" w:hAnsi="Times New Roman" w:cs="Times New Roman"/>
          <w:b/>
          <w:color w:val="000000"/>
        </w:rPr>
        <w:t xml:space="preserve">5. </w:t>
      </w:r>
      <w:r w:rsidR="006E0A3D" w:rsidRPr="0018380E">
        <w:rPr>
          <w:rFonts w:ascii="Times New Roman" w:eastAsia="Times New Roman" w:hAnsi="Times New Roman" w:cs="Times New Roman"/>
          <w:b/>
          <w:color w:val="000000"/>
        </w:rPr>
        <w:t xml:space="preserve">Link via Wikipedia </w:t>
      </w:r>
    </w:p>
    <w:p w:rsidR="00EA683C" w:rsidRDefault="00A62A02" w:rsidP="00FD7C1D">
      <w:pPr>
        <w:spacing w:after="0"/>
        <w:rPr>
          <w:rFonts w:ascii="Times New Roman" w:eastAsia="Times New Roman" w:hAnsi="Times New Roman" w:cs="Times New Roman"/>
          <w:color w:val="000000"/>
        </w:rPr>
      </w:pPr>
      <w:r w:rsidRPr="00A62A02">
        <w:rPr>
          <w:rFonts w:ascii="Times New Roman" w:eastAsia="Times New Roman" w:hAnsi="Times New Roman" w:cs="Times New Roman"/>
          <w:color w:val="000000"/>
        </w:rPr>
        <w:t>http://www3.cpdl.org/wiki/index.php/Daniel_Vetter cites a Wiki</w:t>
      </w:r>
      <w:r w:rsidR="006E0A3D">
        <w:rPr>
          <w:rFonts w:ascii="Times New Roman" w:eastAsia="Times New Roman" w:hAnsi="Times New Roman" w:cs="Times New Roman"/>
          <w:color w:val="000000"/>
        </w:rPr>
        <w:t>pedia article</w:t>
      </w:r>
    </w:p>
    <w:p w:rsidR="006E0A3D" w:rsidRDefault="006E0A3D" w:rsidP="00FD7C1D">
      <w:pPr>
        <w:spacing w:after="0"/>
        <w:rPr>
          <w:rFonts w:ascii="Times New Roman" w:eastAsia="Times New Roman" w:hAnsi="Times New Roman" w:cs="Times New Roman"/>
          <w:color w:val="000000"/>
        </w:rPr>
      </w:pPr>
    </w:p>
    <w:p w:rsidR="00B62209" w:rsidRDefault="00B62209" w:rsidP="00EB5D02">
      <w:pPr>
        <w:pStyle w:val="Heading2"/>
        <w:spacing w:before="0" w:beforeAutospacing="0" w:after="0" w:afterAutospacing="0"/>
        <w:rPr>
          <w:color w:val="000000"/>
          <w:sz w:val="24"/>
          <w:szCs w:val="24"/>
        </w:rPr>
      </w:pPr>
      <w:bookmarkStart w:id="693" w:name="_Toc291793228"/>
    </w:p>
    <w:p w:rsidR="00B62209" w:rsidRDefault="00B62209" w:rsidP="00EB5D02">
      <w:pPr>
        <w:pStyle w:val="Heading2"/>
        <w:spacing w:before="0" w:beforeAutospacing="0" w:after="0" w:afterAutospacing="0"/>
        <w:rPr>
          <w:color w:val="000000"/>
          <w:sz w:val="24"/>
          <w:szCs w:val="24"/>
        </w:rPr>
      </w:pPr>
    </w:p>
    <w:p w:rsidR="00B62209" w:rsidRDefault="00B62209" w:rsidP="00EB5D02">
      <w:pPr>
        <w:pStyle w:val="Heading2"/>
        <w:spacing w:before="0" w:beforeAutospacing="0" w:after="0" w:afterAutospacing="0"/>
        <w:rPr>
          <w:color w:val="000000"/>
          <w:sz w:val="24"/>
          <w:szCs w:val="24"/>
        </w:rPr>
      </w:pPr>
    </w:p>
    <w:p w:rsidR="00B62209" w:rsidRDefault="00B62209" w:rsidP="00EB5D02">
      <w:pPr>
        <w:pStyle w:val="Heading2"/>
        <w:spacing w:before="0" w:beforeAutospacing="0" w:after="0" w:afterAutospacing="0"/>
        <w:rPr>
          <w:color w:val="000000"/>
          <w:sz w:val="24"/>
          <w:szCs w:val="24"/>
        </w:rPr>
      </w:pPr>
    </w:p>
    <w:p w:rsidR="00B62209" w:rsidRDefault="00B62209" w:rsidP="00EB5D02">
      <w:pPr>
        <w:pStyle w:val="Heading2"/>
        <w:spacing w:before="0" w:beforeAutospacing="0" w:after="0" w:afterAutospacing="0"/>
        <w:rPr>
          <w:color w:val="000000"/>
          <w:sz w:val="24"/>
          <w:szCs w:val="24"/>
        </w:rPr>
      </w:pPr>
    </w:p>
    <w:p w:rsidR="00B62209" w:rsidRDefault="00B62209" w:rsidP="00EB5D02">
      <w:pPr>
        <w:pStyle w:val="Heading2"/>
        <w:spacing w:before="0" w:beforeAutospacing="0" w:after="0" w:afterAutospacing="0"/>
        <w:rPr>
          <w:color w:val="000000"/>
          <w:sz w:val="24"/>
          <w:szCs w:val="24"/>
        </w:rPr>
      </w:pPr>
    </w:p>
    <w:p w:rsidR="00B62209" w:rsidRDefault="00B62209" w:rsidP="00EB5D02">
      <w:pPr>
        <w:pStyle w:val="Heading2"/>
        <w:spacing w:before="0" w:beforeAutospacing="0" w:after="0" w:afterAutospacing="0"/>
        <w:rPr>
          <w:color w:val="000000"/>
          <w:sz w:val="24"/>
          <w:szCs w:val="24"/>
        </w:rPr>
      </w:pPr>
    </w:p>
    <w:p w:rsidR="00634086" w:rsidRPr="00EB5D02" w:rsidRDefault="008624B9" w:rsidP="00EB5D02">
      <w:pPr>
        <w:pStyle w:val="Heading2"/>
        <w:spacing w:before="0" w:beforeAutospacing="0" w:after="0" w:afterAutospacing="0"/>
        <w:rPr>
          <w:b w:val="0"/>
          <w:bCs w:val="0"/>
          <w:color w:val="000000"/>
          <w:sz w:val="24"/>
          <w:szCs w:val="24"/>
        </w:rPr>
      </w:pPr>
      <w:r>
        <w:rPr>
          <w:color w:val="000000"/>
          <w:sz w:val="24"/>
          <w:szCs w:val="24"/>
        </w:rPr>
        <w:t xml:space="preserve">I. </w:t>
      </w:r>
      <w:r w:rsidR="00634086" w:rsidRPr="00EB5D02">
        <w:rPr>
          <w:color w:val="000000"/>
          <w:sz w:val="24"/>
          <w:szCs w:val="24"/>
        </w:rPr>
        <w:t>Project Pre-Definition</w:t>
      </w:r>
      <w:bookmarkEnd w:id="658"/>
      <w:r w:rsidR="00EB5D02">
        <w:rPr>
          <w:color w:val="000000"/>
          <w:sz w:val="24"/>
          <w:szCs w:val="24"/>
        </w:rPr>
        <w:t>:</w:t>
      </w:r>
      <w:bookmarkEnd w:id="693"/>
    </w:p>
    <w:p w:rsidR="00E51178" w:rsidRPr="004B48F1" w:rsidRDefault="00E51178" w:rsidP="00EB5D02">
      <w:pPr>
        <w:rPr>
          <w:rFonts w:ascii="Times New Roman" w:eastAsia="Times New Roman" w:hAnsi="Times New Roman" w:cs="Times New Roman"/>
          <w:b/>
          <w:color w:val="000000"/>
          <w:sz w:val="24"/>
          <w:szCs w:val="24"/>
        </w:rPr>
      </w:pPr>
      <w:r w:rsidRPr="004B48F1">
        <w:rPr>
          <w:rFonts w:ascii="Times New Roman" w:eastAsia="Times New Roman" w:hAnsi="Times New Roman" w:cs="Times New Roman"/>
          <w:b/>
          <w:color w:val="000000"/>
          <w:sz w:val="24"/>
          <w:szCs w:val="24"/>
        </w:rPr>
        <w:t>Initial Thoughts</w:t>
      </w:r>
    </w:p>
    <w:p w:rsidR="00E51178" w:rsidRPr="002348F8" w:rsidRDefault="00E51178" w:rsidP="002348F8">
      <w:pPr>
        <w:pStyle w:val="ListParagraph"/>
        <w:numPr>
          <w:ilvl w:val="0"/>
          <w:numId w:val="28"/>
        </w:numPr>
        <w:spacing w:after="0"/>
        <w:rPr>
          <w:rFonts w:ascii="Times New Roman" w:eastAsia="Times New Roman" w:hAnsi="Times New Roman" w:cs="Times New Roman"/>
          <w:color w:val="000000"/>
        </w:rPr>
      </w:pPr>
      <w:r w:rsidRPr="002348F8">
        <w:rPr>
          <w:rFonts w:ascii="Times New Roman" w:eastAsia="Times New Roman" w:hAnsi="Times New Roman" w:cs="Times New Roman"/>
          <w:color w:val="000000"/>
        </w:rPr>
        <w:t xml:space="preserve">This is our group project for </w:t>
      </w:r>
      <w:hyperlink r:id="rId68" w:history="1">
        <w:r w:rsidRPr="002348F8">
          <w:rPr>
            <w:rFonts w:ascii="Times New Roman" w:eastAsia="Times New Roman" w:hAnsi="Times New Roman" w:cs="Times New Roman"/>
            <w:color w:val="000099"/>
            <w:u w:val="single"/>
          </w:rPr>
          <w:t>http://tw.rpi.edu/web/Courses/Xinformatics/2011</w:t>
        </w:r>
      </w:hyperlink>
    </w:p>
    <w:p w:rsidR="00E51178" w:rsidRPr="002348F8" w:rsidRDefault="00E51178" w:rsidP="002348F8">
      <w:pPr>
        <w:pStyle w:val="ListParagraph"/>
        <w:numPr>
          <w:ilvl w:val="0"/>
          <w:numId w:val="28"/>
        </w:numPr>
        <w:spacing w:after="0"/>
        <w:rPr>
          <w:rFonts w:ascii="Times New Roman" w:eastAsia="Times New Roman" w:hAnsi="Times New Roman" w:cs="Times New Roman"/>
          <w:color w:val="000000"/>
        </w:rPr>
      </w:pPr>
      <w:r w:rsidRPr="002348F8">
        <w:rPr>
          <w:rFonts w:ascii="Times New Roman" w:eastAsia="Times New Roman" w:hAnsi="Times New Roman" w:cs="Times New Roman"/>
          <w:color w:val="000000"/>
        </w:rPr>
        <w:t xml:space="preserve">Slide 6 of </w:t>
      </w:r>
      <w:hyperlink r:id="rId69" w:history="1">
        <w:r w:rsidRPr="002348F8">
          <w:rPr>
            <w:rFonts w:ascii="Times New Roman" w:eastAsia="Times New Roman" w:hAnsi="Times New Roman" w:cs="Times New Roman"/>
            <w:color w:val="000099"/>
            <w:u w:val="single"/>
          </w:rPr>
          <w:t>http://tw.rpi.edu/media/latest/Xinformatics2011_week6.ppt</w:t>
        </w:r>
      </w:hyperlink>
    </w:p>
    <w:p w:rsidR="00E51178" w:rsidRPr="002348F8" w:rsidRDefault="00E51178" w:rsidP="002348F8">
      <w:pPr>
        <w:pStyle w:val="ListParagraph"/>
        <w:numPr>
          <w:ilvl w:val="0"/>
          <w:numId w:val="28"/>
        </w:numPr>
        <w:spacing w:after="0"/>
        <w:rPr>
          <w:rFonts w:ascii="Times New Roman" w:eastAsia="Times New Roman" w:hAnsi="Times New Roman" w:cs="Times New Roman"/>
          <w:color w:val="000000"/>
        </w:rPr>
      </w:pPr>
      <w:r w:rsidRPr="002348F8">
        <w:rPr>
          <w:rFonts w:ascii="Times New Roman" w:eastAsia="Times New Roman" w:hAnsi="Times New Roman" w:cs="Times New Roman"/>
          <w:color w:val="000000"/>
        </w:rPr>
        <w:t>Analysis of existing information system content and architecture, critique, redesign and prototype redeployment</w:t>
      </w:r>
    </w:p>
    <w:p w:rsidR="00E51178" w:rsidRPr="002348F8" w:rsidRDefault="00E51178" w:rsidP="002348F8">
      <w:pPr>
        <w:pStyle w:val="ListParagraph"/>
        <w:numPr>
          <w:ilvl w:val="0"/>
          <w:numId w:val="28"/>
        </w:numPr>
        <w:spacing w:after="0"/>
        <w:rPr>
          <w:rFonts w:ascii="Times New Roman" w:eastAsia="Times New Roman" w:hAnsi="Times New Roman" w:cs="Times New Roman"/>
          <w:color w:val="000000"/>
        </w:rPr>
      </w:pPr>
      <w:r w:rsidRPr="002348F8">
        <w:rPr>
          <w:rFonts w:ascii="Times New Roman" w:eastAsia="Times New Roman" w:hAnsi="Times New Roman" w:cs="Times New Roman"/>
          <w:color w:val="000000"/>
        </w:rPr>
        <w:t xml:space="preserve">Pursuit of a detailed use case around a particular area of </w:t>
      </w:r>
      <w:r w:rsidR="00CD5C7A" w:rsidRPr="002348F8">
        <w:rPr>
          <w:rFonts w:ascii="Times New Roman" w:eastAsia="Times New Roman" w:hAnsi="Times New Roman" w:cs="Times New Roman"/>
          <w:color w:val="000000"/>
        </w:rPr>
        <w:t>informatics</w:t>
      </w:r>
      <w:r w:rsidRPr="002348F8">
        <w:rPr>
          <w:rFonts w:ascii="Times New Roman" w:eastAsia="Times New Roman" w:hAnsi="Times New Roman" w:cs="Times New Roman"/>
          <w:color w:val="000000"/>
        </w:rPr>
        <w:t xml:space="preserve"> includes developing a prototype IS, architecture, design, etc.</w:t>
      </w:r>
      <w:r w:rsidRPr="002348F8">
        <w:rPr>
          <w:rFonts w:ascii="Times New Roman" w:eastAsia="Times New Roman" w:hAnsi="Times New Roman" w:cs="Times New Roman"/>
          <w:color w:val="000000"/>
        </w:rPr>
        <w:tab/>
      </w:r>
    </w:p>
    <w:p w:rsidR="00E51178" w:rsidRPr="002348F8" w:rsidRDefault="00E51178" w:rsidP="002348F8">
      <w:pPr>
        <w:pStyle w:val="ListParagraph"/>
        <w:numPr>
          <w:ilvl w:val="0"/>
          <w:numId w:val="28"/>
        </w:numPr>
        <w:spacing w:after="0"/>
        <w:rPr>
          <w:rFonts w:ascii="Times New Roman" w:eastAsia="Times New Roman" w:hAnsi="Times New Roman" w:cs="Times New Roman"/>
          <w:color w:val="000000"/>
        </w:rPr>
      </w:pPr>
      <w:r w:rsidRPr="002348F8">
        <w:rPr>
          <w:rFonts w:ascii="Times New Roman" w:eastAsia="Times New Roman" w:hAnsi="Times New Roman" w:cs="Times New Roman"/>
          <w:color w:val="000000"/>
        </w:rPr>
        <w:t>Due May 3 (write up) and May 10 (presentation)</w:t>
      </w:r>
      <w:r w:rsidRPr="002348F8">
        <w:rPr>
          <w:rFonts w:ascii="Times New Roman" w:eastAsia="Times New Roman" w:hAnsi="Times New Roman" w:cs="Times New Roman"/>
          <w:color w:val="000000"/>
        </w:rPr>
        <w:tab/>
      </w:r>
    </w:p>
    <w:p w:rsidR="00E51178" w:rsidRPr="002348F8" w:rsidRDefault="00E51178" w:rsidP="002348F8">
      <w:pPr>
        <w:pStyle w:val="ListParagraph"/>
        <w:numPr>
          <w:ilvl w:val="0"/>
          <w:numId w:val="28"/>
        </w:numPr>
        <w:spacing w:after="0"/>
        <w:rPr>
          <w:rFonts w:ascii="Times New Roman" w:eastAsia="Times New Roman" w:hAnsi="Times New Roman" w:cs="Times New Roman"/>
          <w:color w:val="000000"/>
        </w:rPr>
      </w:pPr>
      <w:r w:rsidRPr="002348F8">
        <w:rPr>
          <w:rFonts w:ascii="Times New Roman" w:eastAsia="Times New Roman" w:hAnsi="Times New Roman" w:cs="Times New Roman"/>
          <w:color w:val="000000"/>
        </w:rPr>
        <w:t>That’s 7 (8) weeks</w:t>
      </w:r>
    </w:p>
    <w:p w:rsidR="00E51178" w:rsidRPr="002348F8" w:rsidRDefault="00E51178" w:rsidP="002348F8">
      <w:pPr>
        <w:pStyle w:val="ListParagraph"/>
        <w:numPr>
          <w:ilvl w:val="0"/>
          <w:numId w:val="28"/>
        </w:numPr>
        <w:spacing w:after="0"/>
        <w:rPr>
          <w:rFonts w:ascii="Times New Roman" w:eastAsia="Times New Roman" w:hAnsi="Times New Roman" w:cs="Times New Roman"/>
          <w:color w:val="000000"/>
        </w:rPr>
      </w:pPr>
      <w:r w:rsidRPr="002348F8">
        <w:rPr>
          <w:rFonts w:ascii="Times New Roman" w:eastAsia="Times New Roman" w:hAnsi="Times New Roman" w:cs="Times New Roman"/>
          <w:color w:val="000000"/>
        </w:rPr>
        <w:t>Check in on progress in 3 weeks</w:t>
      </w:r>
    </w:p>
    <w:p w:rsidR="00E51178" w:rsidRPr="002348F8" w:rsidRDefault="00E51178" w:rsidP="002348F8">
      <w:pPr>
        <w:pStyle w:val="ListParagraph"/>
        <w:numPr>
          <w:ilvl w:val="0"/>
          <w:numId w:val="28"/>
        </w:numPr>
        <w:spacing w:after="0"/>
        <w:rPr>
          <w:rFonts w:ascii="Times New Roman" w:eastAsia="Times New Roman" w:hAnsi="Times New Roman" w:cs="Times New Roman"/>
          <w:color w:val="000000"/>
        </w:rPr>
      </w:pPr>
      <w:r w:rsidRPr="002348F8">
        <w:rPr>
          <w:rFonts w:ascii="Times New Roman" w:eastAsia="Times New Roman" w:hAnsi="Times New Roman" w:cs="Times New Roman"/>
          <w:color w:val="000000"/>
        </w:rPr>
        <w:t>Did Peter outline what we would need to "evaluate", or would</w:t>
      </w:r>
      <w:r w:rsidR="002348F8" w:rsidRPr="002348F8">
        <w:rPr>
          <w:rFonts w:ascii="Times New Roman" w:eastAsia="Times New Roman" w:hAnsi="Times New Roman" w:cs="Times New Roman"/>
          <w:color w:val="000000"/>
        </w:rPr>
        <w:t xml:space="preserve"> we come up with that criteria?</w:t>
      </w:r>
    </w:p>
    <w:p w:rsidR="00E51178" w:rsidRPr="002348F8" w:rsidRDefault="00E51178" w:rsidP="002348F8">
      <w:pPr>
        <w:pStyle w:val="ListParagraph"/>
        <w:numPr>
          <w:ilvl w:val="0"/>
          <w:numId w:val="28"/>
        </w:numPr>
        <w:spacing w:after="0"/>
        <w:rPr>
          <w:rFonts w:ascii="Times New Roman" w:hAnsi="Times New Roman" w:cs="Times New Roman"/>
          <w:b/>
          <w:bCs/>
          <w:color w:val="000000"/>
          <w:kern w:val="36"/>
        </w:rPr>
      </w:pPr>
      <w:bookmarkStart w:id="694" w:name="_Toc291750537"/>
      <w:r w:rsidRPr="002348F8">
        <w:rPr>
          <w:rFonts w:ascii="Times New Roman" w:hAnsi="Times New Roman" w:cs="Times New Roman"/>
          <w:color w:val="000000"/>
          <w:kern w:val="36"/>
        </w:rPr>
        <w:t>Evaluate system ideas</w:t>
      </w:r>
      <w:bookmarkEnd w:id="694"/>
    </w:p>
    <w:p w:rsidR="00E51178" w:rsidRPr="004B48F1" w:rsidRDefault="00E51178" w:rsidP="004B48F1">
      <w:pPr>
        <w:spacing w:after="0"/>
        <w:rPr>
          <w:rFonts w:ascii="Times New Roman" w:eastAsia="Times New Roman" w:hAnsi="Times New Roman" w:cs="Times New Roman"/>
          <w:b/>
          <w:bCs/>
          <w:color w:val="000000"/>
          <w:kern w:val="36"/>
        </w:rPr>
      </w:pPr>
    </w:p>
    <w:p w:rsidR="002348F8" w:rsidRDefault="00CD5C7A" w:rsidP="002348F8">
      <w:pPr>
        <w:spacing w:after="0"/>
        <w:rPr>
          <w:rFonts w:ascii="Times New Roman" w:eastAsia="Times New Roman" w:hAnsi="Times New Roman" w:cs="Times New Roman"/>
          <w:b/>
          <w:bCs/>
          <w:color w:val="000000"/>
        </w:rPr>
      </w:pPr>
      <w:r w:rsidRPr="004B48F1">
        <w:rPr>
          <w:rFonts w:ascii="Times New Roman" w:eastAsia="Times New Roman" w:hAnsi="Times New Roman" w:cs="Times New Roman"/>
          <w:b/>
          <w:bCs/>
          <w:color w:val="000000"/>
        </w:rPr>
        <w:t>Proposal 1</w:t>
      </w:r>
      <w:bookmarkStart w:id="695" w:name="_Toc291191293"/>
    </w:p>
    <w:p w:rsidR="002348F8" w:rsidRPr="002348F8" w:rsidRDefault="00E51178" w:rsidP="002348F8">
      <w:pPr>
        <w:pStyle w:val="ListParagraph"/>
        <w:numPr>
          <w:ilvl w:val="0"/>
          <w:numId w:val="35"/>
        </w:numPr>
        <w:spacing w:after="0"/>
        <w:rPr>
          <w:rFonts w:ascii="Times New Roman" w:eastAsia="Times New Roman" w:hAnsi="Times New Roman" w:cs="Times New Roman"/>
          <w:b/>
          <w:bCs/>
          <w:color w:val="000000"/>
        </w:rPr>
      </w:pPr>
      <w:r w:rsidRPr="002348F8">
        <w:rPr>
          <w:rFonts w:ascii="Times New Roman" w:eastAsia="Times New Roman" w:hAnsi="Times New Roman" w:cs="Times New Roman"/>
          <w:color w:val="000000"/>
        </w:rPr>
        <w:t>But perhaps "evaluating an existing system" would be easier b/c it is concrete and we ca</w:t>
      </w:r>
      <w:r w:rsidR="002348F8">
        <w:rPr>
          <w:rFonts w:ascii="Times New Roman" w:eastAsia="Times New Roman" w:hAnsi="Times New Roman" w:cs="Times New Roman"/>
          <w:color w:val="000000"/>
        </w:rPr>
        <w:t>n poke it.</w:t>
      </w:r>
    </w:p>
    <w:p w:rsidR="002348F8" w:rsidRPr="002348F8" w:rsidRDefault="00E51178" w:rsidP="002348F8">
      <w:pPr>
        <w:pStyle w:val="ListParagraph"/>
        <w:numPr>
          <w:ilvl w:val="0"/>
          <w:numId w:val="35"/>
        </w:numPr>
        <w:spacing w:after="0"/>
        <w:rPr>
          <w:rFonts w:ascii="Times New Roman" w:eastAsia="Times New Roman" w:hAnsi="Times New Roman" w:cs="Times New Roman"/>
          <w:b/>
          <w:bCs/>
          <w:color w:val="000000"/>
        </w:rPr>
      </w:pPr>
      <w:r w:rsidRPr="002348F8">
        <w:rPr>
          <w:rFonts w:ascii="Times New Roman" w:eastAsia="Times New Roman" w:hAnsi="Times New Roman" w:cs="Times New Roman"/>
          <w:color w:val="000000"/>
        </w:rPr>
        <w:t>Perhaps we could evaluate the V</w:t>
      </w:r>
      <w:r w:rsidR="002348F8">
        <w:rPr>
          <w:rFonts w:ascii="Times New Roman" w:eastAsia="Times New Roman" w:hAnsi="Times New Roman" w:cs="Times New Roman"/>
          <w:color w:val="000000"/>
        </w:rPr>
        <w:t xml:space="preserve">IVO system. </w:t>
      </w:r>
      <w:hyperlink r:id="rId70" w:history="1">
        <w:r w:rsidR="002348F8" w:rsidRPr="0036016E">
          <w:rPr>
            <w:rStyle w:val="Hyperlink"/>
            <w:rFonts w:ascii="Times New Roman" w:eastAsia="Times New Roman" w:hAnsi="Times New Roman" w:cs="Times New Roman"/>
          </w:rPr>
          <w:t>http://vivoweb.org/</w:t>
        </w:r>
      </w:hyperlink>
    </w:p>
    <w:p w:rsidR="00E51178" w:rsidRPr="002348F8" w:rsidRDefault="00E51178" w:rsidP="002348F8">
      <w:pPr>
        <w:pStyle w:val="ListParagraph"/>
        <w:numPr>
          <w:ilvl w:val="0"/>
          <w:numId w:val="35"/>
        </w:numPr>
        <w:spacing w:after="0"/>
        <w:rPr>
          <w:rFonts w:ascii="Times New Roman" w:eastAsia="Times New Roman" w:hAnsi="Times New Roman" w:cs="Times New Roman"/>
          <w:b/>
          <w:bCs/>
          <w:color w:val="000000"/>
        </w:rPr>
      </w:pPr>
      <w:r w:rsidRPr="002348F8">
        <w:rPr>
          <w:rFonts w:ascii="Times New Roman" w:eastAsia="Times New Roman" w:hAnsi="Times New Roman" w:cs="Times New Roman"/>
          <w:color w:val="000000"/>
        </w:rPr>
        <w:t>It is a professional research "social networking" infrastructure that uses RDF as its representation.</w:t>
      </w:r>
      <w:bookmarkEnd w:id="695"/>
      <w:r w:rsidRPr="002348F8">
        <w:rPr>
          <w:rFonts w:ascii="Times New Roman" w:eastAsia="Times New Roman" w:hAnsi="Times New Roman" w:cs="Times New Roman"/>
          <w:color w:val="000000"/>
        </w:rPr>
        <w:br/>
      </w:r>
    </w:p>
    <w:p w:rsidR="00CD5C7A" w:rsidRPr="002348F8" w:rsidRDefault="00E51178" w:rsidP="004B48F1">
      <w:pPr>
        <w:spacing w:after="0"/>
        <w:rPr>
          <w:rFonts w:ascii="Times New Roman" w:eastAsia="Times New Roman" w:hAnsi="Times New Roman" w:cs="Times New Roman"/>
          <w:b/>
          <w:bCs/>
          <w:color w:val="000000"/>
          <w:kern w:val="36"/>
        </w:rPr>
      </w:pPr>
      <w:bookmarkStart w:id="696" w:name="_Toc291750538"/>
      <w:r w:rsidRPr="004B48F1">
        <w:rPr>
          <w:rFonts w:ascii="Times New Roman" w:eastAsia="Times New Roman" w:hAnsi="Times New Roman" w:cs="Times New Roman"/>
          <w:b/>
          <w:bCs/>
          <w:color w:val="000000"/>
          <w:kern w:val="36"/>
        </w:rPr>
        <w:t>Use case ideas</w:t>
      </w:r>
      <w:bookmarkEnd w:id="696"/>
    </w:p>
    <w:p w:rsidR="00E51178" w:rsidRPr="004B48F1" w:rsidRDefault="002348F8" w:rsidP="004B48F1">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ab/>
      </w:r>
      <w:r w:rsidR="00CD5C7A" w:rsidRPr="004B48F1">
        <w:rPr>
          <w:rFonts w:ascii="Times New Roman" w:eastAsia="Times New Roman" w:hAnsi="Times New Roman" w:cs="Times New Roman"/>
          <w:color w:val="000000"/>
        </w:rPr>
        <w:t>Proposal</w:t>
      </w:r>
      <w:r>
        <w:rPr>
          <w:rFonts w:ascii="Times New Roman" w:eastAsia="Times New Roman" w:hAnsi="Times New Roman" w:cs="Times New Roman"/>
          <w:color w:val="000000"/>
        </w:rPr>
        <w:t xml:space="preserve">- </w:t>
      </w:r>
      <w:r w:rsidR="00E51178" w:rsidRPr="004B48F1">
        <w:rPr>
          <w:rFonts w:ascii="Times New Roman" w:eastAsia="Times New Roman" w:hAnsi="Times New Roman" w:cs="Times New Roman"/>
          <w:color w:val="000000"/>
        </w:rPr>
        <w:t>Tim ran into some poorly managed MRI handling that we</w:t>
      </w:r>
      <w:r>
        <w:rPr>
          <w:rFonts w:ascii="Times New Roman" w:eastAsia="Times New Roman" w:hAnsi="Times New Roman" w:cs="Times New Roman"/>
          <w:color w:val="000000"/>
        </w:rPr>
        <w:t xml:space="preserve"> could develop a use case for.</w:t>
      </w:r>
      <w:r>
        <w:rPr>
          <w:rFonts w:ascii="Times New Roman" w:eastAsia="Times New Roman" w:hAnsi="Times New Roman" w:cs="Times New Roman"/>
          <w:color w:val="000000"/>
        </w:rPr>
        <w:br/>
      </w:r>
    </w:p>
    <w:p w:rsidR="002348F8" w:rsidRDefault="00E51178" w:rsidP="002348F8">
      <w:pPr>
        <w:spacing w:after="0"/>
        <w:rPr>
          <w:rFonts w:ascii="Times New Roman" w:eastAsia="Times New Roman" w:hAnsi="Times New Roman" w:cs="Times New Roman"/>
          <w:b/>
          <w:bCs/>
          <w:color w:val="000000"/>
          <w:kern w:val="36"/>
        </w:rPr>
      </w:pPr>
      <w:bookmarkStart w:id="697" w:name="_Toc291750539"/>
      <w:r w:rsidRPr="004B48F1">
        <w:rPr>
          <w:rFonts w:ascii="Times New Roman" w:eastAsia="Times New Roman" w:hAnsi="Times New Roman" w:cs="Times New Roman"/>
          <w:b/>
          <w:bCs/>
          <w:color w:val="000000"/>
          <w:kern w:val="36"/>
        </w:rPr>
        <w:t>Meetings</w:t>
      </w:r>
      <w:bookmarkEnd w:id="697"/>
    </w:p>
    <w:p w:rsidR="002348F8" w:rsidRPr="002348F8" w:rsidRDefault="002348F8" w:rsidP="002348F8">
      <w:pPr>
        <w:pStyle w:val="ListParagraph"/>
        <w:numPr>
          <w:ilvl w:val="0"/>
          <w:numId w:val="34"/>
        </w:numPr>
        <w:spacing w:after="0"/>
        <w:rPr>
          <w:rFonts w:ascii="Times New Roman" w:eastAsia="Times New Roman" w:hAnsi="Times New Roman" w:cs="Times New Roman"/>
          <w:b/>
          <w:bCs/>
          <w:color w:val="000000"/>
          <w:kern w:val="36"/>
        </w:rPr>
      </w:pPr>
      <w:r>
        <w:rPr>
          <w:rFonts w:ascii="Times New Roman" w:eastAsia="Times New Roman" w:hAnsi="Times New Roman" w:cs="Times New Roman"/>
          <w:color w:val="000000"/>
        </w:rPr>
        <w:t>Interest in music.</w:t>
      </w:r>
    </w:p>
    <w:p w:rsidR="002348F8" w:rsidRPr="002348F8" w:rsidRDefault="00E51178" w:rsidP="002348F8">
      <w:pPr>
        <w:pStyle w:val="ListParagraph"/>
        <w:numPr>
          <w:ilvl w:val="0"/>
          <w:numId w:val="34"/>
        </w:numPr>
        <w:spacing w:after="0"/>
        <w:rPr>
          <w:rFonts w:ascii="Times New Roman" w:eastAsia="Times New Roman" w:hAnsi="Times New Roman" w:cs="Times New Roman"/>
          <w:b/>
          <w:bCs/>
          <w:color w:val="000000"/>
          <w:kern w:val="36"/>
        </w:rPr>
      </w:pPr>
      <w:r w:rsidRPr="002348F8">
        <w:rPr>
          <w:rFonts w:ascii="Times New Roman" w:eastAsia="Times New Roman" w:hAnsi="Times New Roman" w:cs="Times New Roman"/>
          <w:color w:val="000000"/>
        </w:rPr>
        <w:t>Ama</w:t>
      </w:r>
      <w:r w:rsidR="002348F8">
        <w:rPr>
          <w:rFonts w:ascii="Times New Roman" w:eastAsia="Times New Roman" w:hAnsi="Times New Roman" w:cs="Times New Roman"/>
          <w:color w:val="000000"/>
        </w:rPr>
        <w:t>nda is the orchestra librarian.</w:t>
      </w:r>
    </w:p>
    <w:p w:rsidR="00E51178" w:rsidRPr="002348F8" w:rsidRDefault="00E51178" w:rsidP="002348F8">
      <w:pPr>
        <w:pStyle w:val="ListParagraph"/>
        <w:numPr>
          <w:ilvl w:val="0"/>
          <w:numId w:val="34"/>
        </w:numPr>
        <w:spacing w:after="0"/>
        <w:rPr>
          <w:rFonts w:ascii="Times New Roman" w:eastAsia="Times New Roman" w:hAnsi="Times New Roman" w:cs="Times New Roman"/>
          <w:b/>
          <w:bCs/>
          <w:color w:val="000000"/>
          <w:kern w:val="36"/>
        </w:rPr>
      </w:pPr>
      <w:r w:rsidRPr="002348F8">
        <w:rPr>
          <w:rFonts w:ascii="Times New Roman" w:eastAsia="Times New Roman" w:hAnsi="Times New Roman" w:cs="Times New Roman"/>
          <w:color w:val="000000"/>
        </w:rPr>
        <w:t>Safari books - hard to navigate. Went flash and it is terrible.</w:t>
      </w:r>
      <w:r w:rsidRPr="002348F8">
        <w:rPr>
          <w:rFonts w:ascii="Times New Roman" w:eastAsia="Times New Roman" w:hAnsi="Times New Roman" w:cs="Times New Roman"/>
          <w:color w:val="000000"/>
        </w:rPr>
        <w:br/>
      </w:r>
    </w:p>
    <w:p w:rsidR="002348F8" w:rsidRDefault="00E51178" w:rsidP="004B48F1">
      <w:pPr>
        <w:spacing w:after="0"/>
        <w:rPr>
          <w:rFonts w:ascii="Times New Roman" w:eastAsia="Times New Roman" w:hAnsi="Times New Roman" w:cs="Times New Roman"/>
          <w:color w:val="000000"/>
        </w:rPr>
      </w:pPr>
      <w:bookmarkStart w:id="698" w:name="_Toc291750540"/>
      <w:r w:rsidRPr="004B48F1">
        <w:rPr>
          <w:rFonts w:ascii="Times New Roman" w:eastAsia="Times New Roman" w:hAnsi="Times New Roman" w:cs="Times New Roman"/>
          <w:b/>
          <w:bCs/>
          <w:color w:val="000000"/>
          <w:kern w:val="36"/>
        </w:rPr>
        <w:t>Resources</w:t>
      </w:r>
      <w:bookmarkEnd w:id="698"/>
      <w:r w:rsidR="00CD5C7A" w:rsidRPr="004B48F1">
        <w:rPr>
          <w:rFonts w:ascii="Times New Roman" w:eastAsia="Times New Roman" w:hAnsi="Times New Roman" w:cs="Times New Roman"/>
          <w:color w:val="000000"/>
        </w:rPr>
        <w:tab/>
      </w:r>
    </w:p>
    <w:p w:rsidR="002348F8" w:rsidRDefault="00E51178" w:rsidP="002348F8">
      <w:pPr>
        <w:pStyle w:val="ListParagraph"/>
        <w:numPr>
          <w:ilvl w:val="0"/>
          <w:numId w:val="32"/>
        </w:numPr>
        <w:spacing w:after="0"/>
        <w:rPr>
          <w:rFonts w:ascii="Times New Roman" w:eastAsia="Times New Roman" w:hAnsi="Times New Roman" w:cs="Times New Roman"/>
          <w:color w:val="000000"/>
        </w:rPr>
      </w:pPr>
      <w:r w:rsidRPr="002348F8">
        <w:rPr>
          <w:rFonts w:ascii="Times New Roman" w:eastAsia="Times New Roman" w:hAnsi="Times New Roman" w:cs="Times New Roman"/>
          <w:color w:val="000000"/>
        </w:rPr>
        <w:t>Sheet mus</w:t>
      </w:r>
      <w:r w:rsidR="002348F8">
        <w:rPr>
          <w:rFonts w:ascii="Times New Roman" w:eastAsia="Times New Roman" w:hAnsi="Times New Roman" w:cs="Times New Roman"/>
          <w:color w:val="000000"/>
        </w:rPr>
        <w:t>ic - physical stuff. Copyright.</w:t>
      </w:r>
    </w:p>
    <w:p w:rsidR="002348F8" w:rsidRDefault="002348F8" w:rsidP="002348F8">
      <w:pPr>
        <w:pStyle w:val="ListParagraph"/>
        <w:numPr>
          <w:ilvl w:val="0"/>
          <w:numId w:val="32"/>
        </w:numPr>
        <w:spacing w:after="0"/>
        <w:rPr>
          <w:rFonts w:ascii="Times New Roman" w:eastAsia="Times New Roman" w:hAnsi="Times New Roman" w:cs="Times New Roman"/>
          <w:color w:val="000000"/>
        </w:rPr>
      </w:pPr>
      <w:r>
        <w:rPr>
          <w:rFonts w:ascii="Times New Roman" w:eastAsia="Times New Roman" w:hAnsi="Times New Roman" w:cs="Times New Roman"/>
          <w:color w:val="000000"/>
        </w:rPr>
        <w:t>Libraries</w:t>
      </w:r>
    </w:p>
    <w:p w:rsidR="002348F8" w:rsidRDefault="00467A11" w:rsidP="002348F8">
      <w:pPr>
        <w:pStyle w:val="ListParagraph"/>
        <w:numPr>
          <w:ilvl w:val="0"/>
          <w:numId w:val="32"/>
        </w:numPr>
        <w:spacing w:after="0"/>
        <w:rPr>
          <w:rFonts w:ascii="Times New Roman" w:eastAsia="Times New Roman" w:hAnsi="Times New Roman" w:cs="Times New Roman"/>
          <w:color w:val="000000"/>
        </w:rPr>
      </w:pPr>
      <w:hyperlink r:id="rId71" w:history="1">
        <w:r w:rsidR="00E51178" w:rsidRPr="002348F8">
          <w:rPr>
            <w:rFonts w:ascii="Times New Roman" w:eastAsia="Times New Roman" w:hAnsi="Times New Roman" w:cs="Times New Roman"/>
            <w:color w:val="000099"/>
            <w:u w:val="single"/>
          </w:rPr>
          <w:t>http://www3.cpdl.org/wiki/</w:t>
        </w:r>
      </w:hyperlink>
    </w:p>
    <w:p w:rsidR="002348F8" w:rsidRDefault="00467A11" w:rsidP="002348F8">
      <w:pPr>
        <w:pStyle w:val="ListParagraph"/>
        <w:numPr>
          <w:ilvl w:val="0"/>
          <w:numId w:val="32"/>
        </w:numPr>
        <w:spacing w:after="0"/>
        <w:rPr>
          <w:rFonts w:ascii="Times New Roman" w:eastAsia="Times New Roman" w:hAnsi="Times New Roman" w:cs="Times New Roman"/>
          <w:color w:val="000000"/>
        </w:rPr>
      </w:pPr>
      <w:hyperlink r:id="rId72" w:history="1">
        <w:r w:rsidR="00E51178" w:rsidRPr="002348F8">
          <w:rPr>
            <w:rFonts w:ascii="Times New Roman" w:eastAsia="Times New Roman" w:hAnsi="Times New Roman" w:cs="Times New Roman"/>
            <w:color w:val="000099"/>
            <w:u w:val="single"/>
          </w:rPr>
          <w:t>http://imslp.org/wiki/</w:t>
        </w:r>
      </w:hyperlink>
    </w:p>
    <w:p w:rsidR="002348F8" w:rsidRDefault="00E51178" w:rsidP="002348F8">
      <w:pPr>
        <w:pStyle w:val="ListParagraph"/>
        <w:numPr>
          <w:ilvl w:val="0"/>
          <w:numId w:val="32"/>
        </w:numPr>
        <w:spacing w:after="0"/>
        <w:rPr>
          <w:rFonts w:ascii="Times New Roman" w:eastAsia="Times New Roman" w:hAnsi="Times New Roman" w:cs="Times New Roman"/>
          <w:color w:val="000000"/>
        </w:rPr>
      </w:pPr>
      <w:r w:rsidRPr="002348F8">
        <w:rPr>
          <w:rFonts w:ascii="Times New Roman" w:eastAsia="Times New Roman" w:hAnsi="Times New Roman" w:cs="Times New Roman"/>
          <w:color w:val="000000"/>
        </w:rPr>
        <w:t>LOD cloud of music.</w:t>
      </w:r>
      <w:r w:rsidR="002348F8" w:rsidRPr="002348F8">
        <w:rPr>
          <w:rFonts w:ascii="Times New Roman" w:eastAsia="Times New Roman" w:hAnsi="Times New Roman" w:cs="Times New Roman"/>
          <w:color w:val="000000"/>
        </w:rPr>
        <w:t xml:space="preserve"> Music Genome Project (Pandora)</w:t>
      </w:r>
    </w:p>
    <w:p w:rsidR="002348F8" w:rsidRDefault="00467A11" w:rsidP="002348F8">
      <w:pPr>
        <w:pStyle w:val="ListParagraph"/>
        <w:numPr>
          <w:ilvl w:val="0"/>
          <w:numId w:val="32"/>
        </w:numPr>
        <w:spacing w:after="0"/>
        <w:rPr>
          <w:rFonts w:ascii="Times New Roman" w:eastAsia="Times New Roman" w:hAnsi="Times New Roman" w:cs="Times New Roman"/>
          <w:color w:val="000000"/>
        </w:rPr>
      </w:pPr>
      <w:hyperlink r:id="rId73" w:history="1">
        <w:r w:rsidR="00E51178" w:rsidRPr="002348F8">
          <w:rPr>
            <w:rFonts w:ascii="Times New Roman" w:eastAsia="Times New Roman" w:hAnsi="Times New Roman" w:cs="Times New Roman"/>
            <w:color w:val="000099"/>
            <w:u w:val="single"/>
          </w:rPr>
          <w:t>http://richard.cyganiak.de/2007/10/lod/lod-datasets_2010-09-22_colored.html</w:t>
        </w:r>
      </w:hyperlink>
    </w:p>
    <w:p w:rsidR="002348F8" w:rsidRDefault="00467A11" w:rsidP="002348F8">
      <w:pPr>
        <w:pStyle w:val="ListParagraph"/>
        <w:numPr>
          <w:ilvl w:val="0"/>
          <w:numId w:val="32"/>
        </w:numPr>
        <w:spacing w:after="0"/>
        <w:rPr>
          <w:rFonts w:ascii="Times New Roman" w:eastAsia="Times New Roman" w:hAnsi="Times New Roman" w:cs="Times New Roman"/>
          <w:color w:val="000000"/>
        </w:rPr>
      </w:pPr>
      <w:hyperlink r:id="rId74" w:history="1">
        <w:r w:rsidR="00E51178" w:rsidRPr="002348F8">
          <w:rPr>
            <w:rFonts w:ascii="Times New Roman" w:eastAsia="Times New Roman" w:hAnsi="Times New Roman" w:cs="Times New Roman"/>
            <w:color w:val="000099"/>
            <w:u w:val="single"/>
          </w:rPr>
          <w:t>&lt;</w:t>
        </w:r>
        <w:proofErr w:type="spellStart"/>
        <w:r w:rsidR="00E51178" w:rsidRPr="002348F8">
          <w:rPr>
            <w:rFonts w:ascii="Times New Roman" w:eastAsia="Times New Roman" w:hAnsi="Times New Roman" w:cs="Times New Roman"/>
            <w:color w:val="000099"/>
            <w:u w:val="single"/>
          </w:rPr>
          <w:t>http://tw.rpi.edu/instances/TimLebo</w:t>
        </w:r>
        <w:proofErr w:type="spellEnd"/>
        <w:r w:rsidR="00E51178" w:rsidRPr="002348F8">
          <w:rPr>
            <w:rFonts w:ascii="Times New Roman" w:eastAsia="Times New Roman" w:hAnsi="Times New Roman" w:cs="Times New Roman"/>
            <w:color w:val="000099"/>
            <w:u w:val="single"/>
          </w:rPr>
          <w:t>&gt;</w:t>
        </w:r>
      </w:hyperlink>
      <w:r w:rsidR="002348F8">
        <w:rPr>
          <w:rFonts w:ascii="Times New Roman" w:eastAsia="Times New Roman" w:hAnsi="Times New Roman" w:cs="Times New Roman"/>
          <w:color w:val="000000"/>
        </w:rPr>
        <w:t xml:space="preserve"> a </w:t>
      </w:r>
      <w:proofErr w:type="spellStart"/>
      <w:r w:rsidR="002348F8">
        <w:rPr>
          <w:rFonts w:ascii="Times New Roman" w:eastAsia="Times New Roman" w:hAnsi="Times New Roman" w:cs="Times New Roman"/>
          <w:color w:val="000000"/>
        </w:rPr>
        <w:t>foaf</w:t>
      </w:r>
      <w:proofErr w:type="gramStart"/>
      <w:r w:rsidR="002348F8">
        <w:rPr>
          <w:rFonts w:ascii="Times New Roman" w:eastAsia="Times New Roman" w:hAnsi="Times New Roman" w:cs="Times New Roman"/>
          <w:color w:val="000000"/>
        </w:rPr>
        <w:t>:Person</w:t>
      </w:r>
      <w:proofErr w:type="spellEnd"/>
      <w:proofErr w:type="gramEnd"/>
      <w:r w:rsidR="002348F8">
        <w:rPr>
          <w:rFonts w:ascii="Times New Roman" w:eastAsia="Times New Roman" w:hAnsi="Times New Roman" w:cs="Times New Roman"/>
          <w:color w:val="000000"/>
        </w:rPr>
        <w:t xml:space="preserve"> .</w:t>
      </w:r>
    </w:p>
    <w:p w:rsidR="002348F8" w:rsidRDefault="00467A11" w:rsidP="002348F8">
      <w:pPr>
        <w:pStyle w:val="ListParagraph"/>
        <w:numPr>
          <w:ilvl w:val="0"/>
          <w:numId w:val="32"/>
        </w:numPr>
        <w:spacing w:after="0"/>
        <w:rPr>
          <w:rFonts w:ascii="Times New Roman" w:eastAsia="Times New Roman" w:hAnsi="Times New Roman" w:cs="Times New Roman"/>
          <w:color w:val="000000"/>
        </w:rPr>
      </w:pPr>
      <w:hyperlink r:id="rId75" w:history="1">
        <w:r w:rsidR="00E51178" w:rsidRPr="002348F8">
          <w:rPr>
            <w:rFonts w:ascii="Times New Roman" w:eastAsia="Times New Roman" w:hAnsi="Times New Roman" w:cs="Times New Roman"/>
            <w:color w:val="000099"/>
            <w:u w:val="single"/>
          </w:rPr>
          <w:t>http://tw.rpi.edu/web/person/TimLebo</w:t>
        </w:r>
      </w:hyperlink>
    </w:p>
    <w:p w:rsidR="002348F8" w:rsidRDefault="00467A11" w:rsidP="002348F8">
      <w:pPr>
        <w:pStyle w:val="ListParagraph"/>
        <w:numPr>
          <w:ilvl w:val="0"/>
          <w:numId w:val="32"/>
        </w:numPr>
        <w:spacing w:after="0"/>
        <w:rPr>
          <w:rFonts w:ascii="Times New Roman" w:eastAsia="Times New Roman" w:hAnsi="Times New Roman" w:cs="Times New Roman"/>
          <w:color w:val="000000"/>
        </w:rPr>
      </w:pPr>
      <w:hyperlink r:id="rId76" w:history="1">
        <w:r w:rsidR="00E51178" w:rsidRPr="002348F8">
          <w:rPr>
            <w:rFonts w:ascii="Times New Roman" w:eastAsia="Times New Roman" w:hAnsi="Times New Roman" w:cs="Times New Roman"/>
            <w:color w:val="000099"/>
            <w:u w:val="single"/>
          </w:rPr>
          <w:t>http://validator.linkeddata.org/vapour</w:t>
        </w:r>
      </w:hyperlink>
    </w:p>
    <w:p w:rsidR="002348F8" w:rsidRDefault="00467A11" w:rsidP="002348F8">
      <w:pPr>
        <w:pStyle w:val="ListParagraph"/>
        <w:numPr>
          <w:ilvl w:val="0"/>
          <w:numId w:val="32"/>
        </w:numPr>
        <w:spacing w:after="0"/>
        <w:rPr>
          <w:rFonts w:ascii="Times New Roman" w:eastAsia="Times New Roman" w:hAnsi="Times New Roman" w:cs="Times New Roman"/>
          <w:color w:val="000000"/>
        </w:rPr>
      </w:pPr>
      <w:hyperlink r:id="rId77" w:history="1">
        <w:r w:rsidR="00E51178" w:rsidRPr="002348F8">
          <w:rPr>
            <w:rFonts w:ascii="Times New Roman" w:eastAsia="Times New Roman" w:hAnsi="Times New Roman" w:cs="Times New Roman"/>
            <w:color w:val="000099"/>
            <w:u w:val="single"/>
          </w:rPr>
          <w:t>http://dbpedia.org/resource/Composer</w:t>
        </w:r>
      </w:hyperlink>
      <w:r w:rsidR="002348F8">
        <w:rPr>
          <w:rFonts w:ascii="Times New Roman" w:eastAsia="Times New Roman" w:hAnsi="Times New Roman" w:cs="Times New Roman"/>
          <w:color w:val="000000"/>
        </w:rPr>
        <w:t xml:space="preserve">  ←----</w:t>
      </w:r>
      <w:r w:rsidR="00E51178" w:rsidRPr="002348F8">
        <w:rPr>
          <w:rFonts w:ascii="Times New Roman" w:eastAsia="Times New Roman" w:hAnsi="Times New Roman" w:cs="Times New Roman"/>
          <w:color w:val="000000"/>
        </w:rPr>
        <w:t>validati</w:t>
      </w:r>
      <w:r w:rsidR="002348F8">
        <w:rPr>
          <w:rFonts w:ascii="Times New Roman" w:eastAsia="Times New Roman" w:hAnsi="Times New Roman" w:cs="Times New Roman"/>
          <w:color w:val="000000"/>
        </w:rPr>
        <w:t xml:space="preserve">ng </w:t>
      </w:r>
      <w:proofErr w:type="spellStart"/>
      <w:r w:rsidR="002348F8">
        <w:rPr>
          <w:rFonts w:ascii="Times New Roman" w:eastAsia="Times New Roman" w:hAnsi="Times New Roman" w:cs="Times New Roman"/>
          <w:color w:val="000000"/>
        </w:rPr>
        <w:t>dbpedia’s</w:t>
      </w:r>
      <w:proofErr w:type="spellEnd"/>
      <w:r w:rsidR="002348F8">
        <w:rPr>
          <w:rFonts w:ascii="Times New Roman" w:eastAsia="Times New Roman" w:hAnsi="Times New Roman" w:cs="Times New Roman"/>
          <w:color w:val="000000"/>
        </w:rPr>
        <w:t xml:space="preserve"> URI for composer:</w:t>
      </w:r>
    </w:p>
    <w:p w:rsidR="002348F8" w:rsidRDefault="002348F8" w:rsidP="002348F8">
      <w:pPr>
        <w:pStyle w:val="ListParagraph"/>
        <w:spacing w:after="0"/>
        <w:rPr>
          <w:rFonts w:ascii="Times New Roman" w:eastAsia="Times New Roman" w:hAnsi="Times New Roman" w:cs="Times New Roman"/>
          <w:color w:val="000000"/>
        </w:rPr>
      </w:pPr>
    </w:p>
    <w:p w:rsidR="002348F8" w:rsidRDefault="00467A11" w:rsidP="002348F8">
      <w:pPr>
        <w:pStyle w:val="ListParagraph"/>
        <w:numPr>
          <w:ilvl w:val="0"/>
          <w:numId w:val="32"/>
        </w:numPr>
        <w:spacing w:after="0"/>
        <w:rPr>
          <w:rFonts w:ascii="Times New Roman" w:eastAsia="Times New Roman" w:hAnsi="Times New Roman" w:cs="Times New Roman"/>
          <w:color w:val="000000"/>
        </w:rPr>
      </w:pPr>
      <w:hyperlink r:id="rId78" w:history="1">
        <w:r w:rsidR="002348F8" w:rsidRPr="0036016E">
          <w:rPr>
            <w:rStyle w:val="Hyperlink"/>
            <w:rFonts w:ascii="Times New Roman" w:eastAsia="Times New Roman" w:hAnsi="Times New Roman" w:cs="Times New Roman"/>
          </w:rPr>
          <w:t>http://validator.linkeddata.org/vapour?vocabUri=http%3A%2F%2Fdbpedia.org%2Fresource%2FComposer&amp;classUri=http%3A%2F%2F&amp;propertyUri=http%3A%2F%2F&amp;instanceUri=http%3A%2F%2F&amp;defaultResponse=dontmind&amp;userAgent=vapour.sourceforge.net</w:t>
        </w:r>
      </w:hyperlink>
    </w:p>
    <w:p w:rsidR="002348F8" w:rsidRPr="002348F8" w:rsidRDefault="002348F8" w:rsidP="002348F8">
      <w:pPr>
        <w:pStyle w:val="ListParagraph"/>
        <w:rPr>
          <w:rFonts w:ascii="Times New Roman" w:hAnsi="Times New Roman" w:cs="Times New Roman"/>
        </w:rPr>
      </w:pPr>
    </w:p>
    <w:p w:rsidR="002348F8" w:rsidRDefault="00467A11" w:rsidP="002348F8">
      <w:pPr>
        <w:pStyle w:val="ListParagraph"/>
        <w:numPr>
          <w:ilvl w:val="0"/>
          <w:numId w:val="32"/>
        </w:numPr>
        <w:spacing w:after="0"/>
        <w:rPr>
          <w:rFonts w:ascii="Times New Roman" w:eastAsia="Times New Roman" w:hAnsi="Times New Roman" w:cs="Times New Roman"/>
          <w:color w:val="000000"/>
        </w:rPr>
      </w:pPr>
      <w:hyperlink r:id="rId79" w:history="1">
        <w:r w:rsidR="00E51178" w:rsidRPr="002348F8">
          <w:rPr>
            <w:rFonts w:ascii="Times New Roman" w:eastAsia="Times New Roman" w:hAnsi="Times New Roman" w:cs="Times New Roman"/>
            <w:color w:val="000099"/>
            <w:u w:val="single"/>
          </w:rPr>
          <w:t>http://www3.cpdl.org/wiki/index.php/Emanuele_d%27Astorga</w:t>
        </w:r>
      </w:hyperlink>
    </w:p>
    <w:p w:rsidR="002348F8" w:rsidRPr="002348F8" w:rsidRDefault="002348F8" w:rsidP="002348F8">
      <w:pPr>
        <w:pStyle w:val="ListParagraph"/>
        <w:rPr>
          <w:rFonts w:ascii="Times New Roman" w:eastAsia="Times New Roman" w:hAnsi="Times New Roman" w:cs="Times New Roman"/>
          <w:color w:val="000000"/>
        </w:rPr>
      </w:pPr>
    </w:p>
    <w:p w:rsidR="00CA7C70" w:rsidRDefault="00E51178" w:rsidP="002348F8">
      <w:pPr>
        <w:pStyle w:val="ListParagraph"/>
        <w:spacing w:after="0"/>
        <w:ind w:left="0"/>
        <w:rPr>
          <w:rFonts w:ascii="Times New Roman" w:eastAsia="Times New Roman" w:hAnsi="Times New Roman" w:cs="Times New Roman"/>
          <w:color w:val="000000"/>
        </w:rPr>
      </w:pPr>
      <w:r w:rsidRPr="002348F8">
        <w:rPr>
          <w:rFonts w:ascii="Times New Roman" w:eastAsia="Times New Roman" w:hAnsi="Times New Roman" w:cs="Times New Roman"/>
          <w:color w:val="000000"/>
        </w:rPr>
        <w:t xml:space="preserve">2 questions to ask: </w:t>
      </w:r>
      <w:r w:rsidRPr="002348F8">
        <w:rPr>
          <w:rFonts w:ascii="Times New Roman" w:eastAsia="Times New Roman" w:hAnsi="Times New Roman" w:cs="Times New Roman"/>
          <w:color w:val="000000"/>
        </w:rPr>
        <w:br/>
      </w:r>
      <w:r w:rsidR="002348F8">
        <w:rPr>
          <w:rFonts w:ascii="Times New Roman" w:eastAsia="Times New Roman" w:hAnsi="Times New Roman" w:cs="Times New Roman"/>
          <w:color w:val="000000"/>
        </w:rPr>
        <w:tab/>
      </w:r>
      <w:r w:rsidRPr="002348F8">
        <w:rPr>
          <w:rFonts w:ascii="Times New Roman" w:eastAsia="Times New Roman" w:hAnsi="Times New Roman" w:cs="Times New Roman"/>
          <w:color w:val="000000"/>
        </w:rPr>
        <w:t>1) fitting requirements of project</w:t>
      </w:r>
      <w:r w:rsidRPr="002348F8">
        <w:rPr>
          <w:rFonts w:ascii="Times New Roman" w:eastAsia="Times New Roman" w:hAnsi="Times New Roman" w:cs="Times New Roman"/>
          <w:color w:val="000000"/>
        </w:rPr>
        <w:br/>
      </w:r>
      <w:r w:rsidR="002348F8">
        <w:rPr>
          <w:rFonts w:ascii="Times New Roman" w:eastAsia="Times New Roman" w:hAnsi="Times New Roman" w:cs="Times New Roman"/>
          <w:color w:val="000000"/>
        </w:rPr>
        <w:tab/>
      </w:r>
      <w:r w:rsidRPr="002348F8">
        <w:rPr>
          <w:rFonts w:ascii="Times New Roman" w:eastAsia="Times New Roman" w:hAnsi="Times New Roman" w:cs="Times New Roman"/>
          <w:color w:val="000000"/>
        </w:rPr>
        <w:t>2) can we do it in a month.</w:t>
      </w:r>
    </w:p>
    <w:p w:rsidR="002348F8" w:rsidRPr="00CA7C70" w:rsidRDefault="002348F8" w:rsidP="002348F8">
      <w:pPr>
        <w:pStyle w:val="ListParagraph"/>
        <w:spacing w:after="0"/>
        <w:ind w:left="0"/>
        <w:rPr>
          <w:rFonts w:ascii="Times New Roman" w:eastAsia="Times New Roman" w:hAnsi="Times New Roman" w:cs="Times New Roman"/>
          <w:color w:val="000000"/>
        </w:rPr>
      </w:pPr>
    </w:p>
    <w:p w:rsidR="00B62209" w:rsidRDefault="00B62209" w:rsidP="00EB5D02">
      <w:pPr>
        <w:pStyle w:val="Heading2"/>
        <w:spacing w:before="0" w:beforeAutospacing="0" w:after="0" w:afterAutospacing="0"/>
        <w:jc w:val="both"/>
        <w:rPr>
          <w:color w:val="000000"/>
          <w:sz w:val="24"/>
          <w:szCs w:val="24"/>
        </w:rPr>
      </w:pPr>
      <w:bookmarkStart w:id="699" w:name="_Toc291750542"/>
      <w:bookmarkStart w:id="700" w:name="_Toc291793229"/>
    </w:p>
    <w:p w:rsidR="00CA7C70" w:rsidRPr="00EB5D02" w:rsidRDefault="008624B9" w:rsidP="00EB5D02">
      <w:pPr>
        <w:pStyle w:val="Heading2"/>
        <w:spacing w:before="0" w:beforeAutospacing="0" w:after="0" w:afterAutospacing="0"/>
        <w:jc w:val="both"/>
        <w:rPr>
          <w:b w:val="0"/>
          <w:bCs w:val="0"/>
          <w:color w:val="000000"/>
          <w:sz w:val="24"/>
          <w:szCs w:val="24"/>
        </w:rPr>
      </w:pPr>
      <w:r>
        <w:rPr>
          <w:color w:val="000000"/>
          <w:sz w:val="24"/>
          <w:szCs w:val="24"/>
        </w:rPr>
        <w:t xml:space="preserve">J. </w:t>
      </w:r>
      <w:r w:rsidR="00CA7C70" w:rsidRPr="00EB5D02">
        <w:rPr>
          <w:color w:val="000000"/>
          <w:sz w:val="24"/>
          <w:szCs w:val="24"/>
        </w:rPr>
        <w:t>Proposals</w:t>
      </w:r>
      <w:bookmarkEnd w:id="699"/>
      <w:bookmarkEnd w:id="700"/>
    </w:p>
    <w:p w:rsidR="00CA7C70" w:rsidRPr="00CA7C70" w:rsidRDefault="00CA7C70" w:rsidP="00EB5D02">
      <w:pPr>
        <w:spacing w:after="0"/>
        <w:rPr>
          <w:rFonts w:ascii="Times New Roman" w:eastAsia="Times New Roman" w:hAnsi="Times New Roman" w:cs="Times New Roman"/>
          <w:b/>
          <w:bCs/>
          <w:color w:val="000000"/>
        </w:rPr>
      </w:pPr>
      <w:r w:rsidRPr="00CA7C70">
        <w:rPr>
          <w:rFonts w:ascii="Times New Roman" w:eastAsia="Times New Roman" w:hAnsi="Times New Roman" w:cs="Times New Roman"/>
          <w:color w:val="000000"/>
        </w:rPr>
        <w:br/>
      </w:r>
      <w:bookmarkStart w:id="701" w:name="_Toc291190608"/>
      <w:bookmarkStart w:id="702" w:name="_Toc291190676"/>
      <w:bookmarkStart w:id="703" w:name="_Toc291750543"/>
      <w:r w:rsidR="00634086">
        <w:rPr>
          <w:rFonts w:ascii="Times New Roman" w:eastAsia="Times New Roman" w:hAnsi="Times New Roman" w:cs="Times New Roman"/>
          <w:bCs/>
          <w:color w:val="000000"/>
        </w:rPr>
        <w:t>Tim defined objectives for proposals</w:t>
      </w:r>
      <w:r w:rsidRPr="00CA7C70">
        <w:rPr>
          <w:rFonts w:ascii="Times New Roman" w:eastAsia="Times New Roman" w:hAnsi="Times New Roman" w:cs="Times New Roman"/>
          <w:color w:val="000000"/>
        </w:rPr>
        <w:br/>
      </w:r>
      <w:proofErr w:type="gramStart"/>
      <w:r w:rsidRPr="00CA7C70">
        <w:rPr>
          <w:rFonts w:ascii="Times New Roman" w:eastAsia="Times New Roman" w:hAnsi="Times New Roman" w:cs="Times New Roman"/>
          <w:color w:val="000000"/>
        </w:rPr>
        <w:t>Done</w:t>
      </w:r>
      <w:proofErr w:type="gramEnd"/>
      <w:r w:rsidRPr="00CA7C70">
        <w:rPr>
          <w:rFonts w:ascii="Times New Roman" w:eastAsia="Times New Roman" w:hAnsi="Times New Roman" w:cs="Times New Roman"/>
          <w:color w:val="000000"/>
        </w:rPr>
        <w:t xml:space="preserve">: everyone write 3 paragraphs proposing what we do. (Due Sunday evening) - </w:t>
      </w:r>
      <w:proofErr w:type="gramStart"/>
      <w:r w:rsidRPr="00CA7C70">
        <w:rPr>
          <w:rFonts w:ascii="Times New Roman" w:eastAsia="Times New Roman" w:hAnsi="Times New Roman" w:cs="Times New Roman"/>
          <w:color w:val="000000"/>
        </w:rPr>
        <w:t>for</w:t>
      </w:r>
      <w:proofErr w:type="gramEnd"/>
      <w:r w:rsidRPr="00CA7C70">
        <w:rPr>
          <w:rFonts w:ascii="Times New Roman" w:eastAsia="Times New Roman" w:hAnsi="Times New Roman" w:cs="Times New Roman"/>
          <w:color w:val="000000"/>
        </w:rPr>
        <w:t xml:space="preserve"> review by team on Monday.</w:t>
      </w:r>
      <w:bookmarkEnd w:id="701"/>
      <w:bookmarkEnd w:id="702"/>
      <w:bookmarkEnd w:id="703"/>
    </w:p>
    <w:p w:rsidR="00CA7C70" w:rsidRPr="00EB5D02" w:rsidRDefault="00CA7C70" w:rsidP="00EB5D02">
      <w:pPr>
        <w:pStyle w:val="ListParagraph"/>
        <w:numPr>
          <w:ilvl w:val="0"/>
          <w:numId w:val="27"/>
        </w:numPr>
        <w:spacing w:after="0"/>
        <w:rPr>
          <w:rFonts w:ascii="Times New Roman" w:eastAsia="Times New Roman" w:hAnsi="Times New Roman" w:cs="Times New Roman"/>
          <w:color w:val="000000"/>
        </w:rPr>
      </w:pPr>
      <w:r w:rsidRPr="00EB5D02">
        <w:rPr>
          <w:rFonts w:ascii="Times New Roman" w:eastAsia="Times New Roman" w:hAnsi="Times New Roman" w:cs="Times New Roman"/>
          <w:color w:val="000000"/>
        </w:rPr>
        <w:t>What resources we will use</w:t>
      </w:r>
    </w:p>
    <w:p w:rsidR="00CA7C70" w:rsidRPr="00EB5D02" w:rsidRDefault="00CA7C70" w:rsidP="00EB5D02">
      <w:pPr>
        <w:pStyle w:val="ListParagraph"/>
        <w:numPr>
          <w:ilvl w:val="0"/>
          <w:numId w:val="27"/>
        </w:numPr>
        <w:spacing w:after="0"/>
        <w:rPr>
          <w:rFonts w:ascii="Times New Roman" w:eastAsia="Times New Roman" w:hAnsi="Times New Roman" w:cs="Times New Roman"/>
          <w:color w:val="000000"/>
        </w:rPr>
      </w:pPr>
      <w:r w:rsidRPr="00EB5D02">
        <w:rPr>
          <w:rFonts w:ascii="Times New Roman" w:eastAsia="Times New Roman" w:hAnsi="Times New Roman" w:cs="Times New Roman"/>
          <w:color w:val="000000"/>
        </w:rPr>
        <w:t>What benefits we will provide.</w:t>
      </w:r>
    </w:p>
    <w:p w:rsidR="00CA7C70" w:rsidRPr="00EB5D02" w:rsidRDefault="00CA7C70" w:rsidP="00EB5D02">
      <w:pPr>
        <w:pStyle w:val="ListParagraph"/>
        <w:numPr>
          <w:ilvl w:val="0"/>
          <w:numId w:val="27"/>
        </w:numPr>
        <w:spacing w:after="0"/>
        <w:rPr>
          <w:rFonts w:ascii="Times New Roman" w:eastAsia="Times New Roman" w:hAnsi="Times New Roman" w:cs="Times New Roman"/>
          <w:color w:val="000000"/>
        </w:rPr>
      </w:pPr>
      <w:r w:rsidRPr="00EB5D02">
        <w:rPr>
          <w:rFonts w:ascii="Times New Roman" w:eastAsia="Times New Roman" w:hAnsi="Times New Roman" w:cs="Times New Roman"/>
          <w:color w:val="000000"/>
        </w:rPr>
        <w:t>How we conform to each request in the assignment.</w:t>
      </w:r>
    </w:p>
    <w:p w:rsidR="00CA7C70" w:rsidRPr="00EB5D02" w:rsidRDefault="00CA7C70" w:rsidP="00EB5D02">
      <w:pPr>
        <w:pStyle w:val="ListParagraph"/>
        <w:numPr>
          <w:ilvl w:val="0"/>
          <w:numId w:val="27"/>
        </w:numPr>
        <w:spacing w:after="0"/>
        <w:rPr>
          <w:rFonts w:ascii="Times New Roman" w:eastAsia="Times New Roman" w:hAnsi="Times New Roman" w:cs="Times New Roman"/>
          <w:color w:val="000000"/>
        </w:rPr>
      </w:pPr>
      <w:r w:rsidRPr="00EB5D02">
        <w:rPr>
          <w:rFonts w:ascii="Times New Roman" w:eastAsia="Times New Roman" w:hAnsi="Times New Roman" w:cs="Times New Roman"/>
          <w:color w:val="000000"/>
        </w:rPr>
        <w:t>What technologies we will use</w:t>
      </w:r>
    </w:p>
    <w:p w:rsidR="00CA7C70" w:rsidRPr="00EB5D02" w:rsidRDefault="00CA7C70" w:rsidP="00EB5D02">
      <w:pPr>
        <w:pStyle w:val="ListParagraph"/>
        <w:numPr>
          <w:ilvl w:val="0"/>
          <w:numId w:val="27"/>
        </w:numPr>
        <w:spacing w:after="0"/>
        <w:rPr>
          <w:rFonts w:ascii="Times New Roman" w:eastAsia="Times New Roman" w:hAnsi="Times New Roman" w:cs="Times New Roman"/>
          <w:color w:val="000000"/>
        </w:rPr>
      </w:pPr>
      <w:r w:rsidRPr="00EB5D02">
        <w:rPr>
          <w:rFonts w:ascii="Times New Roman" w:eastAsia="Times New Roman" w:hAnsi="Times New Roman" w:cs="Times New Roman"/>
          <w:color w:val="000000"/>
        </w:rPr>
        <w:t>The kind of user would benefit</w:t>
      </w:r>
    </w:p>
    <w:p w:rsidR="00CA7C70" w:rsidRPr="00EB5D02" w:rsidRDefault="00CA7C70" w:rsidP="00EB5D02">
      <w:pPr>
        <w:pStyle w:val="ListParagraph"/>
        <w:numPr>
          <w:ilvl w:val="0"/>
          <w:numId w:val="27"/>
        </w:numPr>
        <w:spacing w:after="0"/>
        <w:rPr>
          <w:rFonts w:ascii="Times New Roman" w:eastAsia="Times New Roman" w:hAnsi="Times New Roman" w:cs="Times New Roman"/>
          <w:color w:val="000000"/>
        </w:rPr>
      </w:pPr>
      <w:r w:rsidRPr="00EB5D02">
        <w:rPr>
          <w:rFonts w:ascii="Times New Roman" w:eastAsia="Times New Roman" w:hAnsi="Times New Roman" w:cs="Times New Roman"/>
          <w:color w:val="000000"/>
        </w:rPr>
        <w:t>How what we’d do fits into the topics discussed in class</w:t>
      </w:r>
    </w:p>
    <w:p w:rsidR="00EB5D02" w:rsidRPr="00EB5D02" w:rsidRDefault="00CA7C70" w:rsidP="00EB5D02">
      <w:pPr>
        <w:pStyle w:val="ListParagraph"/>
        <w:numPr>
          <w:ilvl w:val="0"/>
          <w:numId w:val="27"/>
        </w:numPr>
        <w:tabs>
          <w:tab w:val="left" w:pos="0"/>
        </w:tabs>
        <w:spacing w:after="0"/>
        <w:ind w:left="0" w:firstLine="360"/>
        <w:rPr>
          <w:rFonts w:ascii="Times New Roman" w:eastAsia="Times New Roman" w:hAnsi="Times New Roman" w:cs="Times New Roman"/>
          <w:color w:val="000000"/>
        </w:rPr>
      </w:pPr>
      <w:r w:rsidRPr="00EB5D02">
        <w:rPr>
          <w:rFonts w:ascii="Times New Roman" w:eastAsia="Times New Roman" w:hAnsi="Times New Roman" w:cs="Times New Roman"/>
          <w:color w:val="000000"/>
        </w:rPr>
        <w:t>w</w:t>
      </w:r>
      <w:r w:rsidR="00EB5D02" w:rsidRPr="00EB5D02">
        <w:rPr>
          <w:rFonts w:ascii="Times New Roman" w:eastAsia="Times New Roman" w:hAnsi="Times New Roman" w:cs="Times New Roman"/>
          <w:color w:val="000000"/>
        </w:rPr>
        <w:t>hat deliverable we will provide</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r>
      <w:r w:rsidRPr="00EB5D02">
        <w:rPr>
          <w:rFonts w:ascii="Times New Roman" w:eastAsia="Times New Roman" w:hAnsi="Times New Roman" w:cs="Times New Roman"/>
          <w:b/>
          <w:bCs/>
          <w:color w:val="000000"/>
        </w:rPr>
        <w:t>Proposal by Yu:</w:t>
      </w:r>
      <w:r w:rsidRPr="00EB5D02">
        <w:rPr>
          <w:rFonts w:ascii="Times New Roman" w:eastAsia="Times New Roman" w:hAnsi="Times New Roman" w:cs="Times New Roman"/>
          <w:color w:val="000000"/>
        </w:rPr>
        <w:br/>
        <w:t xml:space="preserve">We are trying to redesign the digital music library, after analyzing a set of online music libraries, leveraging the social, cognitive and domain concerns that could make a music information system much easier accessible for the music fans. The music libraries that we reference are those such as </w:t>
      </w:r>
      <w:proofErr w:type="spellStart"/>
      <w:r w:rsidRPr="00EB5D02">
        <w:rPr>
          <w:rFonts w:ascii="Times New Roman" w:eastAsia="Times New Roman" w:hAnsi="Times New Roman" w:cs="Times New Roman"/>
          <w:color w:val="000000"/>
        </w:rPr>
        <w:t>IMSP-Pertrucci</w:t>
      </w:r>
      <w:proofErr w:type="spellEnd"/>
      <w:r w:rsidRPr="00EB5D02">
        <w:rPr>
          <w:rFonts w:ascii="Times New Roman" w:eastAsia="Times New Roman" w:hAnsi="Times New Roman" w:cs="Times New Roman"/>
          <w:color w:val="000000"/>
        </w:rPr>
        <w:t xml:space="preserve"> Music Library, Free Choral Sheet Music etc.</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 xml:space="preserve">The reason why we redesign the online music library is based on the observation that the pages are information-overloaded and the navigation is neither intuitive nor effective.  These are something we are trying to modify and optimize. In a word, we will redesign the music information system by providing more user-friendly interface that better navigate the user to the piece of information that required. We will also make better arrangement of the presentation of the pages such that the user could immediately get what the </w:t>
      </w:r>
      <w:proofErr w:type="gramStart"/>
      <w:r w:rsidRPr="00EB5D02">
        <w:rPr>
          <w:rFonts w:ascii="Times New Roman" w:eastAsia="Times New Roman" w:hAnsi="Times New Roman" w:cs="Times New Roman"/>
          <w:color w:val="000000"/>
        </w:rPr>
        <w:t>pages tells</w:t>
      </w:r>
      <w:proofErr w:type="gramEnd"/>
      <w:r w:rsidRPr="00EB5D02">
        <w:rPr>
          <w:rFonts w:ascii="Times New Roman" w:eastAsia="Times New Roman" w:hAnsi="Times New Roman" w:cs="Times New Roman"/>
          <w:color w:val="000000"/>
        </w:rPr>
        <w:t xml:space="preserve"> them in a short time.</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As we see the requirements in the assignment, we would definitely draw the diagram of the conceptual model again that better illustrate the infrastructure of all the information system is found in components. What’s more, we will implement a simple prototype of the system within web browser to illustrate our solutions.</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Technologies that we might use are Flash and Action script, PHP etc. All that related to UI design might help. (I independently designed and implemented several Flash and Action scripts apps before, hope it could help in designing our new UI )</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The users that could benefit from our design could be more than the professional musicians. Music lovers without so much domain expertise could also find the scores or recordings.</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To fit into the topics of the materials covered in class, we need definitely consider cognitive, semiotics and social concerns towards a good information system. Therefore, we each might need to be responsible for a particular section of the concerns mentioned in class. In implementing the system, we should collect the suggestions from each of us and realize the functionalities accordingly.</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A deliverables that I could think of is a demo Flash application or a set of linked webpages, which shows how user could better get the information according to our re-</w:t>
      </w:r>
      <w:proofErr w:type="spellStart"/>
      <w:r w:rsidRPr="00EB5D02">
        <w:rPr>
          <w:rFonts w:ascii="Times New Roman" w:eastAsia="Times New Roman" w:hAnsi="Times New Roman" w:cs="Times New Roman"/>
          <w:color w:val="000000"/>
        </w:rPr>
        <w:t>newed</w:t>
      </w:r>
      <w:proofErr w:type="spellEnd"/>
      <w:r w:rsidRPr="00EB5D02">
        <w:rPr>
          <w:rFonts w:ascii="Times New Roman" w:eastAsia="Times New Roman" w:hAnsi="Times New Roman" w:cs="Times New Roman"/>
          <w:color w:val="000000"/>
        </w:rPr>
        <w:t xml:space="preserve"> schemes.</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r>
      <w:r w:rsidRPr="00EB5D02">
        <w:rPr>
          <w:rFonts w:ascii="Times New Roman" w:eastAsia="Times New Roman" w:hAnsi="Times New Roman" w:cs="Times New Roman"/>
          <w:b/>
          <w:bCs/>
          <w:color w:val="000000"/>
        </w:rPr>
        <w:t>Proposal by Sam:</w:t>
      </w:r>
      <w:r w:rsidRPr="00EB5D02">
        <w:rPr>
          <w:rFonts w:ascii="Times New Roman" w:eastAsia="Times New Roman" w:hAnsi="Times New Roman" w:cs="Times New Roman"/>
          <w:color w:val="000000"/>
        </w:rPr>
        <w:br/>
        <w:t xml:space="preserve">I actually found what Yu wrote to be in line with what my thoughts were, so I’m going to attempt to extend and flesh-out what he wrote, rather than attempt to come up with something completely new (my changes/additions in </w:t>
      </w:r>
      <w:r w:rsidRPr="00EB5D02">
        <w:rPr>
          <w:rFonts w:ascii="Times New Roman" w:eastAsia="Times New Roman" w:hAnsi="Times New Roman" w:cs="Times New Roman"/>
          <w:i/>
          <w:iCs/>
          <w:color w:val="000000"/>
        </w:rPr>
        <w:t>italic</w:t>
      </w:r>
      <w:r w:rsidRPr="00EB5D02">
        <w:rPr>
          <w:rFonts w:ascii="Times New Roman" w:eastAsia="Times New Roman" w:hAnsi="Times New Roman" w:cs="Times New Roman"/>
          <w:color w:val="000000"/>
        </w:rPr>
        <w:t>):</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r>
      <w:r w:rsidRPr="00EB5D02">
        <w:rPr>
          <w:rFonts w:ascii="Times New Roman" w:eastAsia="Times New Roman" w:hAnsi="Times New Roman" w:cs="Times New Roman"/>
          <w:b/>
          <w:bCs/>
          <w:color w:val="000000"/>
        </w:rPr>
        <w:lastRenderedPageBreak/>
        <w:t>Proposal by Yu (</w:t>
      </w:r>
      <w:r w:rsidRPr="00EB5D02">
        <w:rPr>
          <w:rFonts w:ascii="Times New Roman" w:eastAsia="Times New Roman" w:hAnsi="Times New Roman" w:cs="Times New Roman"/>
          <w:b/>
          <w:bCs/>
          <w:i/>
          <w:iCs/>
          <w:color w:val="000000"/>
        </w:rPr>
        <w:t>with extensions/additions by Sam</w:t>
      </w:r>
      <w:r w:rsidRPr="00EB5D02">
        <w:rPr>
          <w:rFonts w:ascii="Times New Roman" w:eastAsia="Times New Roman" w:hAnsi="Times New Roman" w:cs="Times New Roman"/>
          <w:b/>
          <w:bCs/>
          <w:color w:val="000000"/>
        </w:rPr>
        <w:t>):</w:t>
      </w:r>
      <w:r w:rsidRPr="00EB5D02">
        <w:rPr>
          <w:rFonts w:ascii="Times New Roman" w:eastAsia="Times New Roman" w:hAnsi="Times New Roman" w:cs="Times New Roman"/>
          <w:color w:val="000000"/>
        </w:rPr>
        <w:br/>
        <w:t xml:space="preserve">We are trying to redesign the digital music library, after analyzing a set of online music libraries, leveraging the social, cognitive and domain concerns that could make a music information system much easier accessible for the music fans. The music libraries that we reference are those such as </w:t>
      </w:r>
      <w:proofErr w:type="spellStart"/>
      <w:r w:rsidRPr="00EB5D02">
        <w:rPr>
          <w:rFonts w:ascii="Times New Roman" w:eastAsia="Times New Roman" w:hAnsi="Times New Roman" w:cs="Times New Roman"/>
          <w:color w:val="000000"/>
        </w:rPr>
        <w:t>IMSP-Pertrucci</w:t>
      </w:r>
      <w:proofErr w:type="spellEnd"/>
      <w:r w:rsidRPr="00EB5D02">
        <w:rPr>
          <w:rFonts w:ascii="Times New Roman" w:eastAsia="Times New Roman" w:hAnsi="Times New Roman" w:cs="Times New Roman"/>
          <w:color w:val="000000"/>
        </w:rPr>
        <w:t xml:space="preserve"> Music Library, Free Choral Sheet Music etc.</w:t>
      </w:r>
      <w:r w:rsidRPr="00EB5D02">
        <w:rPr>
          <w:rFonts w:ascii="Times New Roman" w:eastAsia="Times New Roman" w:hAnsi="Times New Roman" w:cs="Times New Roman"/>
          <w:color w:val="000000"/>
        </w:rPr>
        <w:br/>
      </w:r>
      <w:r w:rsidRPr="00EB5D02">
        <w:rPr>
          <w:rFonts w:ascii="Times New Roman" w:eastAsia="Times New Roman" w:hAnsi="Times New Roman" w:cs="Times New Roman"/>
          <w:i/>
          <w:iCs/>
          <w:color w:val="000000"/>
        </w:rPr>
        <w:t xml:space="preserve">I’d propose focusing on professional or amateur musicians, rather than music fans. The typical music fan isn’t interested in the sheet music itself </w:t>
      </w:r>
      <w:proofErr w:type="gramStart"/>
      <w:r w:rsidRPr="00EB5D02">
        <w:rPr>
          <w:rFonts w:ascii="Times New Roman" w:eastAsia="Times New Roman" w:hAnsi="Times New Roman" w:cs="Times New Roman"/>
          <w:i/>
          <w:iCs/>
          <w:color w:val="000000"/>
        </w:rPr>
        <w:t>so</w:t>
      </w:r>
      <w:proofErr w:type="gramEnd"/>
      <w:r w:rsidRPr="00EB5D02">
        <w:rPr>
          <w:rFonts w:ascii="Times New Roman" w:eastAsia="Times New Roman" w:hAnsi="Times New Roman" w:cs="Times New Roman"/>
          <w:i/>
          <w:iCs/>
          <w:color w:val="000000"/>
        </w:rPr>
        <w:t xml:space="preserve"> much as the product of that sheet music. Because the libraries we discussed on Friday are libraries of sheet music rather than recordings of musical performances, I believe that we should assume any users of our redesigned system would be musicians intending to use the sheet music, rather than fans looking for music to “consume.”</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 xml:space="preserve">The reason why we redesign the online music library is based on the observation that the pages are information-overloaded and the navigation is neither intuitive nor effective.  These are something we are trying to modify and optimize. In a word, we will redesign the music information system by providing more user-friendly interface that better navigate the user to the piece of information that required. We will also make better arrangement of the presentation of the pages such that the user could immediately get what the </w:t>
      </w:r>
      <w:proofErr w:type="gramStart"/>
      <w:r w:rsidRPr="00EB5D02">
        <w:rPr>
          <w:rFonts w:ascii="Times New Roman" w:eastAsia="Times New Roman" w:hAnsi="Times New Roman" w:cs="Times New Roman"/>
          <w:color w:val="000000"/>
        </w:rPr>
        <w:t>pages tells</w:t>
      </w:r>
      <w:proofErr w:type="gramEnd"/>
      <w:r w:rsidRPr="00EB5D02">
        <w:rPr>
          <w:rFonts w:ascii="Times New Roman" w:eastAsia="Times New Roman" w:hAnsi="Times New Roman" w:cs="Times New Roman"/>
          <w:color w:val="000000"/>
        </w:rPr>
        <w:t xml:space="preserve"> them in a short time.</w:t>
      </w:r>
      <w:r w:rsidRPr="00EB5D02">
        <w:rPr>
          <w:rFonts w:ascii="Times New Roman" w:eastAsia="Times New Roman" w:hAnsi="Times New Roman" w:cs="Times New Roman"/>
          <w:color w:val="000000"/>
        </w:rPr>
        <w:br/>
      </w:r>
      <w:r w:rsidRPr="00EB5D02">
        <w:rPr>
          <w:rFonts w:ascii="Times New Roman" w:eastAsia="Times New Roman" w:hAnsi="Times New Roman" w:cs="Times New Roman"/>
          <w:i/>
          <w:iCs/>
          <w:color w:val="000000"/>
        </w:rPr>
        <w:t>I’m less concerned with the interface itself than the way the information is tagged and organized. We’ll need to come up with a few use cases specifying the reasons a musician comes to one of these sites looking for sheet music, and focus on helping that user achieve his or her goal.</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r>
      <w:r w:rsidRPr="00EB5D02">
        <w:rPr>
          <w:rFonts w:ascii="Times New Roman" w:eastAsia="Times New Roman" w:hAnsi="Times New Roman" w:cs="Times New Roman"/>
          <w:i/>
          <w:iCs/>
          <w:color w:val="000000"/>
        </w:rPr>
        <w:t>As a semi-professional musician myself, I can both add to our domain knowledge in creating these use cases, as well as provide contacts to professionals in the area who rely on the databases as they currently exist. That will help us when we create the use-cases the project requires.</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As we see the requirements in the assignment, we would definitely draw the diagram of the conceptual model again that better illustrate the infrastructure of all the information system is found in components. What’s more, we will implement a simple prototype of the system within web browser to illustrate our solutions.</w:t>
      </w:r>
      <w:r w:rsidRPr="00EB5D02">
        <w:rPr>
          <w:rFonts w:ascii="Times New Roman" w:eastAsia="Times New Roman" w:hAnsi="Times New Roman" w:cs="Times New Roman"/>
          <w:color w:val="000000"/>
        </w:rPr>
        <w:br/>
      </w:r>
      <w:r w:rsidRPr="00EB5D02">
        <w:rPr>
          <w:rFonts w:ascii="Times New Roman" w:eastAsia="Times New Roman" w:hAnsi="Times New Roman" w:cs="Times New Roman"/>
          <w:i/>
          <w:iCs/>
          <w:color w:val="000000"/>
        </w:rPr>
        <w:t>Again, my (and Amanda’s) experience within the domain will be useful in creating a set of diagrams modeling the information. This will be particularly interesting when contrasted with people who have little experience with music--the combination could potentially be very effective.</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r>
      <w:r w:rsidRPr="00EB5D02">
        <w:rPr>
          <w:rFonts w:ascii="Times New Roman" w:eastAsia="Times New Roman" w:hAnsi="Times New Roman" w:cs="Times New Roman"/>
          <w:i/>
          <w:iCs/>
          <w:color w:val="000000"/>
        </w:rPr>
        <w:t xml:space="preserve">There </w:t>
      </w:r>
      <w:proofErr w:type="gramStart"/>
      <w:r w:rsidRPr="00EB5D02">
        <w:rPr>
          <w:rFonts w:ascii="Times New Roman" w:eastAsia="Times New Roman" w:hAnsi="Times New Roman" w:cs="Times New Roman"/>
          <w:i/>
          <w:iCs/>
          <w:color w:val="000000"/>
        </w:rPr>
        <w:t>are any number</w:t>
      </w:r>
      <w:proofErr w:type="gramEnd"/>
      <w:r w:rsidRPr="00EB5D02">
        <w:rPr>
          <w:rFonts w:ascii="Times New Roman" w:eastAsia="Times New Roman" w:hAnsi="Times New Roman" w:cs="Times New Roman"/>
          <w:i/>
          <w:iCs/>
          <w:color w:val="000000"/>
        </w:rPr>
        <w:t xml:space="preserve"> of different potential attributes for any given music, and I think that will give a rich complexity to the problem that will make it challenging. While that’s what makes it worthwhile, we should also be aware that it won’t be straightforward. I’m interested to talk more about what Tim started talking about, because I’m not totally sure I understood it. For any given score, there’s an immense amount of available meta-data that could be associated with it, and finding ways to make that meta-data accessible by the users, whether through better searching, or better organization, would be a good direction to go.</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Technologies that we might use are Flash and Action script, PHP etc. All that related to UI design might help. (I independently designed and implemented several Flash and Action scripts apps before, hope it could help in designing our new UI )</w:t>
      </w:r>
      <w:r w:rsidRPr="00EB5D02">
        <w:rPr>
          <w:rFonts w:ascii="Times New Roman" w:eastAsia="Times New Roman" w:hAnsi="Times New Roman" w:cs="Times New Roman"/>
          <w:color w:val="000000"/>
        </w:rPr>
        <w:br/>
      </w:r>
      <w:r w:rsidRPr="00EB5D02">
        <w:rPr>
          <w:rFonts w:ascii="Times New Roman" w:eastAsia="Times New Roman" w:hAnsi="Times New Roman" w:cs="Times New Roman"/>
          <w:i/>
          <w:iCs/>
          <w:color w:val="000000"/>
        </w:rPr>
        <w:t xml:space="preserve">I don’t have any knowledge of Flash or </w:t>
      </w:r>
      <w:proofErr w:type="spellStart"/>
      <w:r w:rsidRPr="00EB5D02">
        <w:rPr>
          <w:rFonts w:ascii="Times New Roman" w:eastAsia="Times New Roman" w:hAnsi="Times New Roman" w:cs="Times New Roman"/>
          <w:i/>
          <w:iCs/>
          <w:color w:val="000000"/>
        </w:rPr>
        <w:t>ActionScript</w:t>
      </w:r>
      <w:proofErr w:type="spellEnd"/>
      <w:r w:rsidRPr="00EB5D02">
        <w:rPr>
          <w:rFonts w:ascii="Times New Roman" w:eastAsia="Times New Roman" w:hAnsi="Times New Roman" w:cs="Times New Roman"/>
          <w:i/>
          <w:iCs/>
          <w:color w:val="000000"/>
        </w:rPr>
        <w:t xml:space="preserve"> (I’m too cheap to pay for Adobe’s development tools); my UI language of choice is JavaScript, but I’m sure we can find a way to sort out that difference.</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The users that could benefit from our design could be more than the professional musicians. Music lovers without so much domain expertise could also find the scores or recordings.</w:t>
      </w:r>
      <w:r w:rsidRPr="00EB5D02">
        <w:rPr>
          <w:rFonts w:ascii="Times New Roman" w:eastAsia="Times New Roman" w:hAnsi="Times New Roman" w:cs="Times New Roman"/>
          <w:color w:val="000000"/>
        </w:rPr>
        <w:br/>
      </w:r>
      <w:r w:rsidRPr="00EB5D02">
        <w:rPr>
          <w:rFonts w:ascii="Times New Roman" w:eastAsia="Times New Roman" w:hAnsi="Times New Roman" w:cs="Times New Roman"/>
          <w:i/>
          <w:iCs/>
          <w:color w:val="000000"/>
        </w:rPr>
        <w:t>As I said above, I don’t know that I agree with this, but I’d be interested in hearing more of how a non-musician would make use of musical scores. We need to be clear about whether we’re including recordings within our domain. I believe the only actual sound files that are available on these sites are MIDI versions of the musical scores.</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lastRenderedPageBreak/>
        <w:t>To fit into the topics of the materials covered in class, we need definitely consider cognitive, semiotics and social concerns towards a good information system. Therefore, we each might need to be responsible for a particular section of the concerns mentioned in class. In implementing the system, we should collect the suggestions from each of us and realize the functionalities accordingly.</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A deliverables that I could think of is a demo Flash application or a set of linked webpages, which shows how user could better get the information according to our re-</w:t>
      </w:r>
      <w:proofErr w:type="spellStart"/>
      <w:r w:rsidRPr="00EB5D02">
        <w:rPr>
          <w:rFonts w:ascii="Times New Roman" w:eastAsia="Times New Roman" w:hAnsi="Times New Roman" w:cs="Times New Roman"/>
          <w:color w:val="000000"/>
        </w:rPr>
        <w:t>newed</w:t>
      </w:r>
      <w:proofErr w:type="spellEnd"/>
      <w:r w:rsidRPr="00EB5D02">
        <w:rPr>
          <w:rFonts w:ascii="Times New Roman" w:eastAsia="Times New Roman" w:hAnsi="Times New Roman" w:cs="Times New Roman"/>
          <w:color w:val="000000"/>
        </w:rPr>
        <w:t xml:space="preserve"> schemes.</w:t>
      </w:r>
      <w:r w:rsidRPr="00EB5D02">
        <w:rPr>
          <w:rFonts w:ascii="Times New Roman" w:eastAsia="Times New Roman" w:hAnsi="Times New Roman" w:cs="Times New Roman"/>
          <w:color w:val="000000"/>
        </w:rPr>
        <w:br/>
      </w:r>
      <w:r w:rsidRPr="00EB5D02">
        <w:rPr>
          <w:rFonts w:ascii="Times New Roman" w:eastAsia="Times New Roman" w:hAnsi="Times New Roman" w:cs="Times New Roman"/>
          <w:i/>
          <w:iCs/>
          <w:color w:val="000000"/>
        </w:rPr>
        <w:t>We might also want to consider what Tim talked about i.e., finding ways to integrate these databases into the existing semantic web, which would enable much broader use by the academic community, as well as the application of existing informatics tools and techniques in the searching/browsing of the musical scores. I’d be interested to hear from Tim more about how that could work.</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r>
      <w:r w:rsidRPr="00EB5D02">
        <w:rPr>
          <w:rFonts w:ascii="Times New Roman" w:eastAsia="Times New Roman" w:hAnsi="Times New Roman" w:cs="Times New Roman"/>
          <w:b/>
          <w:bCs/>
          <w:color w:val="000000"/>
        </w:rPr>
        <w:t>Proposal by Amanda</w:t>
      </w:r>
      <w:proofErr w:type="gramStart"/>
      <w:r w:rsidRPr="00EB5D02">
        <w:rPr>
          <w:rFonts w:ascii="Times New Roman" w:eastAsia="Times New Roman" w:hAnsi="Times New Roman" w:cs="Times New Roman"/>
          <w:b/>
          <w:bCs/>
          <w:color w:val="000000"/>
        </w:rPr>
        <w:t>:</w:t>
      </w:r>
      <w:proofErr w:type="gramEnd"/>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I agree with most of what has been said above, but there are a few things I would like to add:</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Like Sam had said above, I think the users of this redesigned system will probably be for professional or amateur musicians, although we may not want to only limit ourselves to this.   We can determine the specifics once we create our specific use cases.</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With this in mind, we should have a strong, well-defined search use case planned out since it will be one of the main points of entry to the system.  Along with a search, I think the browse options should also be well-designed.  Because of all the metadata that we could potentially use, browsing can be a very strong feature.</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r>
      <w:r w:rsidRPr="00EB5D02">
        <w:rPr>
          <w:rFonts w:ascii="Times New Roman" w:eastAsia="Times New Roman" w:hAnsi="Times New Roman" w:cs="Times New Roman"/>
          <w:b/>
          <w:bCs/>
          <w:color w:val="000000"/>
        </w:rPr>
        <w:t>Colin’s addition</w:t>
      </w:r>
      <w:proofErr w:type="gramStart"/>
      <w:r w:rsidRPr="00EB5D02">
        <w:rPr>
          <w:rFonts w:ascii="Times New Roman" w:eastAsia="Times New Roman" w:hAnsi="Times New Roman" w:cs="Times New Roman"/>
          <w:b/>
          <w:bCs/>
          <w:color w:val="000000"/>
        </w:rPr>
        <w:t>:</w:t>
      </w:r>
      <w:proofErr w:type="gramEnd"/>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 xml:space="preserve">I agree with much that has been said above so I will add my two cents for what </w:t>
      </w:r>
      <w:proofErr w:type="spellStart"/>
      <w:r w:rsidRPr="00EB5D02">
        <w:rPr>
          <w:rFonts w:ascii="Times New Roman" w:eastAsia="Times New Roman" w:hAnsi="Times New Roman" w:cs="Times New Roman"/>
          <w:color w:val="000000"/>
        </w:rPr>
        <w:t>its</w:t>
      </w:r>
      <w:proofErr w:type="spellEnd"/>
      <w:r w:rsidRPr="00EB5D02">
        <w:rPr>
          <w:rFonts w:ascii="Times New Roman" w:eastAsia="Times New Roman" w:hAnsi="Times New Roman" w:cs="Times New Roman"/>
          <w:color w:val="000000"/>
        </w:rPr>
        <w:t xml:space="preserve"> worth.</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I agree with Sam and Amanda that the functionality of the system should be our main concern. However, I would not disregard the UI as extraneous. Yu’s expertise here could make the system more popular and easier to use for all involved. Before we accept or disregard technologies to use as well, we need to get together and decide what is best for the project.</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 xml:space="preserve">I think we could look at this as an educational tool as well. We are focusing on amateur and professional musicians, but we could also include music instructors (choral, band, </w:t>
      </w:r>
      <w:proofErr w:type="gramStart"/>
      <w:r w:rsidRPr="00EB5D02">
        <w:rPr>
          <w:rFonts w:ascii="Times New Roman" w:eastAsia="Times New Roman" w:hAnsi="Times New Roman" w:cs="Times New Roman"/>
          <w:color w:val="000000"/>
        </w:rPr>
        <w:t>orchestra</w:t>
      </w:r>
      <w:proofErr w:type="gramEnd"/>
      <w:r w:rsidRPr="00EB5D02">
        <w:rPr>
          <w:rFonts w:ascii="Times New Roman" w:eastAsia="Times New Roman" w:hAnsi="Times New Roman" w:cs="Times New Roman"/>
          <w:color w:val="000000"/>
        </w:rPr>
        <w:t>) to the mix as well.</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I am concerned with the “Use Case” itself. Reading the instructions for the final assignment, the use case needs to be be well defined and the scope of this project needs to very tight. Based on what I have read, and what I thought the use case should be, we really need to nail that down at Monday’s meeting.</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r>
      <w:r w:rsidR="00EB5D02" w:rsidRPr="00EB5D02">
        <w:rPr>
          <w:rFonts w:ascii="Times New Roman" w:eastAsia="Times New Roman" w:hAnsi="Times New Roman" w:cs="Times New Roman"/>
          <w:b/>
          <w:bCs/>
          <w:color w:val="000000"/>
        </w:rPr>
        <w:t>Proposal by Tim:</w:t>
      </w:r>
    </w:p>
    <w:p w:rsidR="00EB5D02" w:rsidRPr="00EB5D02" w:rsidRDefault="00EB5D02" w:rsidP="00EB5D02">
      <w:pPr>
        <w:numPr>
          <w:ilvl w:val="0"/>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Steps</w:t>
      </w:r>
    </w:p>
    <w:p w:rsidR="00EB5D02" w:rsidRPr="00EB5D02" w:rsidRDefault="00EB5D02" w:rsidP="00EB5D02">
      <w:pPr>
        <w:numPr>
          <w:ilvl w:val="1"/>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 xml:space="preserve">Install a local </w:t>
      </w:r>
      <w:proofErr w:type="spellStart"/>
      <w:r w:rsidRPr="00EB5D02">
        <w:rPr>
          <w:rFonts w:ascii="Times New Roman" w:eastAsia="Times New Roman" w:hAnsi="Times New Roman" w:cs="Times New Roman"/>
          <w:color w:val="000000"/>
        </w:rPr>
        <w:t>Mediawiki</w:t>
      </w:r>
      <w:proofErr w:type="spellEnd"/>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 xml:space="preserve">Install the Semantic </w:t>
      </w:r>
      <w:proofErr w:type="spellStart"/>
      <w:r w:rsidRPr="00EB5D02">
        <w:rPr>
          <w:rFonts w:ascii="Times New Roman" w:eastAsia="Times New Roman" w:hAnsi="Times New Roman" w:cs="Times New Roman"/>
          <w:color w:val="000000"/>
        </w:rPr>
        <w:t>Mediawiki</w:t>
      </w:r>
      <w:proofErr w:type="spellEnd"/>
      <w:r w:rsidRPr="00EB5D02">
        <w:rPr>
          <w:rFonts w:ascii="Times New Roman" w:eastAsia="Times New Roman" w:hAnsi="Times New Roman" w:cs="Times New Roman"/>
          <w:color w:val="000000"/>
        </w:rPr>
        <w:t xml:space="preserve"> (</w:t>
      </w:r>
      <w:proofErr w:type="spellStart"/>
      <w:r w:rsidRPr="00EB5D02">
        <w:rPr>
          <w:rFonts w:ascii="Times New Roman" w:eastAsia="Times New Roman" w:hAnsi="Times New Roman" w:cs="Times New Roman"/>
          <w:color w:val="000000"/>
        </w:rPr>
        <w:t>SMW</w:t>
      </w:r>
      <w:proofErr w:type="spellEnd"/>
      <w:r w:rsidRPr="00EB5D02">
        <w:rPr>
          <w:rFonts w:ascii="Times New Roman" w:eastAsia="Times New Roman" w:hAnsi="Times New Roman" w:cs="Times New Roman"/>
          <w:color w:val="000000"/>
        </w:rPr>
        <w:t>) extension</w:t>
      </w:r>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copy several sample values to local wiki</w:t>
      </w:r>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annotate using SMW markup</w:t>
      </w:r>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associate annotated pages to LOD cloud and ontologies</w:t>
      </w:r>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demonstrate local queries</w:t>
      </w:r>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import appropriate ontologies (including FRBR)</w:t>
      </w:r>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proofErr w:type="gramStart"/>
      <w:r w:rsidRPr="00EB5D02">
        <w:rPr>
          <w:rFonts w:ascii="Times New Roman" w:eastAsia="Times New Roman" w:hAnsi="Times New Roman" w:cs="Times New Roman"/>
          <w:color w:val="000000"/>
        </w:rPr>
        <w:lastRenderedPageBreak/>
        <w:t>access</w:t>
      </w:r>
      <w:proofErr w:type="gramEnd"/>
      <w:r w:rsidRPr="00EB5D02">
        <w:rPr>
          <w:rFonts w:ascii="Times New Roman" w:eastAsia="Times New Roman" w:hAnsi="Times New Roman" w:cs="Times New Roman"/>
          <w:color w:val="000000"/>
        </w:rPr>
        <w:t xml:space="preserve"> the data as RDF dumps.</w:t>
      </w:r>
    </w:p>
    <w:p w:rsidR="00EB5D02" w:rsidRPr="00EB5D02" w:rsidRDefault="00EB5D02" w:rsidP="00EB5D02">
      <w:pPr>
        <w:numPr>
          <w:ilvl w:val="1"/>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 xml:space="preserve">Contact existing wiki owners and convince them to install the </w:t>
      </w:r>
      <w:proofErr w:type="spellStart"/>
      <w:r w:rsidRPr="00EB5D02">
        <w:rPr>
          <w:rFonts w:ascii="Times New Roman" w:eastAsia="Times New Roman" w:hAnsi="Times New Roman" w:cs="Times New Roman"/>
          <w:color w:val="000000"/>
        </w:rPr>
        <w:t>sem</w:t>
      </w:r>
      <w:proofErr w:type="spellEnd"/>
      <w:r w:rsidRPr="00EB5D02">
        <w:rPr>
          <w:rFonts w:ascii="Times New Roman" w:eastAsia="Times New Roman" w:hAnsi="Times New Roman" w:cs="Times New Roman"/>
          <w:color w:val="000000"/>
        </w:rPr>
        <w:t xml:space="preserve"> media wiki extension</w:t>
      </w:r>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demonstrate markup</w:t>
      </w:r>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train community</w:t>
      </w:r>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demonstrate queries</w:t>
      </w:r>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proofErr w:type="gramStart"/>
      <w:r w:rsidRPr="00EB5D02">
        <w:rPr>
          <w:rFonts w:ascii="Times New Roman" w:eastAsia="Times New Roman" w:hAnsi="Times New Roman" w:cs="Times New Roman"/>
          <w:color w:val="000000"/>
        </w:rPr>
        <w:t>ask</w:t>
      </w:r>
      <w:proofErr w:type="gramEnd"/>
      <w:r w:rsidRPr="00EB5D02">
        <w:rPr>
          <w:rFonts w:ascii="Times New Roman" w:eastAsia="Times New Roman" w:hAnsi="Times New Roman" w:cs="Times New Roman"/>
          <w:color w:val="000000"/>
        </w:rPr>
        <w:t xml:space="preserve"> them what problems they have and document them.</w:t>
      </w:r>
    </w:p>
    <w:p w:rsidR="00EB5D02" w:rsidRPr="00EB5D02" w:rsidRDefault="00EB5D02" w:rsidP="00EB5D02">
      <w:pPr>
        <w:numPr>
          <w:ilvl w:val="1"/>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explore LOD music</w:t>
      </w:r>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 xml:space="preserve">establish linking among existing cloud data via the </w:t>
      </w:r>
      <w:proofErr w:type="spellStart"/>
      <w:r w:rsidRPr="00EB5D02">
        <w:rPr>
          <w:rFonts w:ascii="Times New Roman" w:eastAsia="Times New Roman" w:hAnsi="Times New Roman" w:cs="Times New Roman"/>
          <w:color w:val="000000"/>
        </w:rPr>
        <w:t>sem</w:t>
      </w:r>
      <w:proofErr w:type="spellEnd"/>
      <w:r w:rsidRPr="00EB5D02">
        <w:rPr>
          <w:rFonts w:ascii="Times New Roman" w:eastAsia="Times New Roman" w:hAnsi="Times New Roman" w:cs="Times New Roman"/>
          <w:color w:val="000000"/>
        </w:rPr>
        <w:t xml:space="preserve"> media wiki</w:t>
      </w:r>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 xml:space="preserve">accumulate some of the </w:t>
      </w:r>
      <w:proofErr w:type="spellStart"/>
      <w:r w:rsidRPr="00EB5D02">
        <w:rPr>
          <w:rFonts w:ascii="Times New Roman" w:eastAsia="Times New Roman" w:hAnsi="Times New Roman" w:cs="Times New Roman"/>
          <w:color w:val="000000"/>
        </w:rPr>
        <w:t>LOD</w:t>
      </w:r>
      <w:proofErr w:type="spellEnd"/>
      <w:r w:rsidRPr="00EB5D02">
        <w:rPr>
          <w:rFonts w:ascii="Times New Roman" w:eastAsia="Times New Roman" w:hAnsi="Times New Roman" w:cs="Times New Roman"/>
          <w:color w:val="000000"/>
        </w:rPr>
        <w:t xml:space="preserve"> into a </w:t>
      </w:r>
      <w:proofErr w:type="spellStart"/>
      <w:r w:rsidRPr="00EB5D02">
        <w:rPr>
          <w:rFonts w:ascii="Times New Roman" w:eastAsia="Times New Roman" w:hAnsi="Times New Roman" w:cs="Times New Roman"/>
          <w:color w:val="000000"/>
        </w:rPr>
        <w:t>sparql</w:t>
      </w:r>
      <w:proofErr w:type="spellEnd"/>
      <w:r w:rsidRPr="00EB5D02">
        <w:rPr>
          <w:rFonts w:ascii="Times New Roman" w:eastAsia="Times New Roman" w:hAnsi="Times New Roman" w:cs="Times New Roman"/>
          <w:color w:val="000000"/>
        </w:rPr>
        <w:t xml:space="preserve"> endpoint</w:t>
      </w:r>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proofErr w:type="spellStart"/>
      <w:r w:rsidRPr="00EB5D02">
        <w:rPr>
          <w:rFonts w:ascii="Times New Roman" w:eastAsia="Times New Roman" w:hAnsi="Times New Roman" w:cs="Times New Roman"/>
          <w:color w:val="000000"/>
        </w:rPr>
        <w:t>accumualte</w:t>
      </w:r>
      <w:proofErr w:type="spellEnd"/>
      <w:r w:rsidRPr="00EB5D02">
        <w:rPr>
          <w:rFonts w:ascii="Times New Roman" w:eastAsia="Times New Roman" w:hAnsi="Times New Roman" w:cs="Times New Roman"/>
          <w:color w:val="000000"/>
        </w:rPr>
        <w:t xml:space="preserve"> some of the wiki </w:t>
      </w:r>
      <w:proofErr w:type="spellStart"/>
      <w:r w:rsidRPr="00EB5D02">
        <w:rPr>
          <w:rFonts w:ascii="Times New Roman" w:eastAsia="Times New Roman" w:hAnsi="Times New Roman" w:cs="Times New Roman"/>
          <w:color w:val="000000"/>
        </w:rPr>
        <w:t>RDf</w:t>
      </w:r>
      <w:proofErr w:type="spellEnd"/>
      <w:r w:rsidRPr="00EB5D02">
        <w:rPr>
          <w:rFonts w:ascii="Times New Roman" w:eastAsia="Times New Roman" w:hAnsi="Times New Roman" w:cs="Times New Roman"/>
          <w:color w:val="000000"/>
        </w:rPr>
        <w:t xml:space="preserve"> into same </w:t>
      </w:r>
      <w:proofErr w:type="spellStart"/>
      <w:r w:rsidRPr="00EB5D02">
        <w:rPr>
          <w:rFonts w:ascii="Times New Roman" w:eastAsia="Times New Roman" w:hAnsi="Times New Roman" w:cs="Times New Roman"/>
          <w:color w:val="000000"/>
        </w:rPr>
        <w:t>sparql</w:t>
      </w:r>
      <w:proofErr w:type="spellEnd"/>
      <w:r w:rsidRPr="00EB5D02">
        <w:rPr>
          <w:rFonts w:ascii="Times New Roman" w:eastAsia="Times New Roman" w:hAnsi="Times New Roman" w:cs="Times New Roman"/>
          <w:color w:val="000000"/>
        </w:rPr>
        <w:t xml:space="preserve"> endpoint</w:t>
      </w:r>
    </w:p>
    <w:p w:rsidR="00EB5D02" w:rsidRPr="00EB5D02" w:rsidRDefault="00EB5D02" w:rsidP="00EB5D02">
      <w:pPr>
        <w:numPr>
          <w:ilvl w:val="1"/>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 xml:space="preserve">crawl existing </w:t>
      </w:r>
      <w:proofErr w:type="spellStart"/>
      <w:r w:rsidRPr="00EB5D02">
        <w:rPr>
          <w:rFonts w:ascii="Times New Roman" w:eastAsia="Times New Roman" w:hAnsi="Times New Roman" w:cs="Times New Roman"/>
          <w:color w:val="000000"/>
        </w:rPr>
        <w:t>mediawikis</w:t>
      </w:r>
      <w:proofErr w:type="spellEnd"/>
      <w:r w:rsidRPr="00EB5D02">
        <w:rPr>
          <w:rFonts w:ascii="Times New Roman" w:eastAsia="Times New Roman" w:hAnsi="Times New Roman" w:cs="Times New Roman"/>
          <w:color w:val="000000"/>
        </w:rPr>
        <w:t xml:space="preserve"> and try to grab some structure</w:t>
      </w:r>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proofErr w:type="gramStart"/>
      <w:r w:rsidRPr="00EB5D02">
        <w:rPr>
          <w:rFonts w:ascii="Times New Roman" w:eastAsia="Times New Roman" w:hAnsi="Times New Roman" w:cs="Times New Roman"/>
          <w:color w:val="000000"/>
        </w:rPr>
        <w:t>encode</w:t>
      </w:r>
      <w:proofErr w:type="gramEnd"/>
      <w:r w:rsidRPr="00EB5D02">
        <w:rPr>
          <w:rFonts w:ascii="Times New Roman" w:eastAsia="Times New Roman" w:hAnsi="Times New Roman" w:cs="Times New Roman"/>
          <w:color w:val="000000"/>
        </w:rPr>
        <w:t xml:space="preserve"> as RDF establishing URIs as if they had a SMW installation.</w:t>
      </w:r>
    </w:p>
    <w:p w:rsidR="00EB5D02" w:rsidRPr="00EB5D02" w:rsidRDefault="00EB5D02" w:rsidP="00EB5D02">
      <w:pPr>
        <w:numPr>
          <w:ilvl w:val="1"/>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index physical sheet music</w:t>
      </w:r>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proofErr w:type="gramStart"/>
      <w:r w:rsidRPr="00EB5D02">
        <w:rPr>
          <w:rFonts w:ascii="Times New Roman" w:eastAsia="Times New Roman" w:hAnsi="Times New Roman" w:cs="Times New Roman"/>
          <w:color w:val="000000"/>
        </w:rPr>
        <w:t>don’t</w:t>
      </w:r>
      <w:proofErr w:type="gramEnd"/>
      <w:r w:rsidRPr="00EB5D02">
        <w:rPr>
          <w:rFonts w:ascii="Times New Roman" w:eastAsia="Times New Roman" w:hAnsi="Times New Roman" w:cs="Times New Roman"/>
          <w:color w:val="000000"/>
        </w:rPr>
        <w:t xml:space="preserve"> publish, just provide metadata and pointers to where it is </w:t>
      </w:r>
      <w:proofErr w:type="spellStart"/>
      <w:r w:rsidRPr="00EB5D02">
        <w:rPr>
          <w:rFonts w:ascii="Times New Roman" w:eastAsia="Times New Roman" w:hAnsi="Times New Roman" w:cs="Times New Roman"/>
          <w:color w:val="000000"/>
        </w:rPr>
        <w:t>phsyciall</w:t>
      </w:r>
      <w:proofErr w:type="spellEnd"/>
      <w:r w:rsidRPr="00EB5D02">
        <w:rPr>
          <w:rFonts w:ascii="Times New Roman" w:eastAsia="Times New Roman" w:hAnsi="Times New Roman" w:cs="Times New Roman"/>
          <w:color w:val="000000"/>
        </w:rPr>
        <w:t xml:space="preserve"> and whom to contact.</w:t>
      </w:r>
    </w:p>
    <w:p w:rsidR="00EB5D02" w:rsidRPr="00EB5D02" w:rsidRDefault="00EB5D02" w:rsidP="00EB5D02">
      <w:pPr>
        <w:numPr>
          <w:ilvl w:val="1"/>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Additional UI</w:t>
      </w:r>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proofErr w:type="spellStart"/>
      <w:proofErr w:type="gramStart"/>
      <w:r w:rsidRPr="00EB5D02">
        <w:rPr>
          <w:rFonts w:ascii="Times New Roman" w:eastAsia="Times New Roman" w:hAnsi="Times New Roman" w:cs="Times New Roman"/>
          <w:color w:val="000000"/>
        </w:rPr>
        <w:t>javascript</w:t>
      </w:r>
      <w:proofErr w:type="spellEnd"/>
      <w:proofErr w:type="gramEnd"/>
      <w:r w:rsidRPr="00EB5D02">
        <w:rPr>
          <w:rFonts w:ascii="Times New Roman" w:eastAsia="Times New Roman" w:hAnsi="Times New Roman" w:cs="Times New Roman"/>
          <w:color w:val="000000"/>
        </w:rPr>
        <w:t>?</w:t>
      </w:r>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proofErr w:type="spellStart"/>
      <w:proofErr w:type="gramStart"/>
      <w:r w:rsidRPr="00EB5D02">
        <w:rPr>
          <w:rFonts w:ascii="Times New Roman" w:eastAsia="Times New Roman" w:hAnsi="Times New Roman" w:cs="Times New Roman"/>
          <w:color w:val="000000"/>
        </w:rPr>
        <w:t>actioncript</w:t>
      </w:r>
      <w:proofErr w:type="spellEnd"/>
      <w:proofErr w:type="gramEnd"/>
      <w:r w:rsidRPr="00EB5D02">
        <w:rPr>
          <w:rFonts w:ascii="Times New Roman" w:eastAsia="Times New Roman" w:hAnsi="Times New Roman" w:cs="Times New Roman"/>
          <w:color w:val="000000"/>
        </w:rPr>
        <w:t>?</w:t>
      </w:r>
    </w:p>
    <w:p w:rsidR="00EB5D02" w:rsidRPr="00EB5D02" w:rsidRDefault="00EB5D02" w:rsidP="00EB5D02">
      <w:pPr>
        <w:numPr>
          <w:ilvl w:val="0"/>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Resources:</w:t>
      </w:r>
    </w:p>
    <w:p w:rsidR="00EB5D02" w:rsidRPr="00EB5D02" w:rsidRDefault="00EB5D02" w:rsidP="00EB5D02">
      <w:pPr>
        <w:numPr>
          <w:ilvl w:val="1"/>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a server machine with admin access to host web stuff</w:t>
      </w:r>
    </w:p>
    <w:p w:rsidR="00EB5D02" w:rsidRPr="00EB5D02" w:rsidRDefault="00EB5D02" w:rsidP="00EB5D02">
      <w:pPr>
        <w:numPr>
          <w:ilvl w:val="1"/>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SMW software</w:t>
      </w:r>
    </w:p>
    <w:p w:rsidR="00EB5D02" w:rsidRPr="00EB5D02" w:rsidRDefault="00EB5D02" w:rsidP="00EB5D02">
      <w:pPr>
        <w:numPr>
          <w:ilvl w:val="1"/>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RDF tools/crawlers</w:t>
      </w:r>
    </w:p>
    <w:p w:rsidR="00EB5D02" w:rsidRPr="00EB5D02" w:rsidRDefault="00EB5D02" w:rsidP="00EB5D02">
      <w:pPr>
        <w:numPr>
          <w:ilvl w:val="1"/>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Music ML?</w:t>
      </w:r>
    </w:p>
    <w:p w:rsidR="00EB5D02" w:rsidRPr="00EB5D02" w:rsidRDefault="00EB5D02" w:rsidP="00EB5D02">
      <w:pPr>
        <w:numPr>
          <w:ilvl w:val="0"/>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Benefits:</w:t>
      </w:r>
    </w:p>
    <w:p w:rsidR="00EB5D02" w:rsidRPr="00EB5D02" w:rsidRDefault="00EB5D02" w:rsidP="00EB5D02">
      <w:pPr>
        <w:numPr>
          <w:ilvl w:val="1"/>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answering new questions</w:t>
      </w:r>
    </w:p>
    <w:p w:rsidR="00EB5D02" w:rsidRPr="00EB5D02" w:rsidRDefault="00EB5D02" w:rsidP="00EB5D02">
      <w:pPr>
        <w:numPr>
          <w:ilvl w:val="1"/>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person finding music would benefit</w:t>
      </w:r>
    </w:p>
    <w:p w:rsidR="00EB5D02" w:rsidRPr="00EB5D02" w:rsidRDefault="00EB5D02" w:rsidP="00EB5D02">
      <w:pPr>
        <w:numPr>
          <w:ilvl w:val="1"/>
          <w:numId w:val="26"/>
        </w:numPr>
        <w:spacing w:before="100" w:beforeAutospacing="1" w:after="100" w:afterAutospacing="1"/>
        <w:textAlignment w:val="baseline"/>
        <w:rPr>
          <w:rFonts w:ascii="Times New Roman" w:eastAsia="Times New Roman" w:hAnsi="Times New Roman" w:cs="Times New Roman"/>
          <w:color w:val="000000"/>
        </w:rPr>
      </w:pPr>
      <w:proofErr w:type="gramStart"/>
      <w:r w:rsidRPr="00EB5D02">
        <w:rPr>
          <w:rFonts w:ascii="Times New Roman" w:eastAsia="Times New Roman" w:hAnsi="Times New Roman" w:cs="Times New Roman"/>
          <w:color w:val="000000"/>
        </w:rPr>
        <w:t>linking</w:t>
      </w:r>
      <w:proofErr w:type="gramEnd"/>
      <w:r w:rsidRPr="00EB5D02">
        <w:rPr>
          <w:rFonts w:ascii="Times New Roman" w:eastAsia="Times New Roman" w:hAnsi="Times New Roman" w:cs="Times New Roman"/>
          <w:color w:val="000000"/>
        </w:rPr>
        <w:t xml:space="preserve"> to Library of Congress?</w:t>
      </w:r>
    </w:p>
    <w:p w:rsidR="00EB5D02" w:rsidRPr="00EB5D02" w:rsidRDefault="00EB5D02" w:rsidP="00EB5D02">
      <w:pPr>
        <w:numPr>
          <w:ilvl w:val="1"/>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I like Sam’s idea of focusing on musicians proper.</w:t>
      </w:r>
    </w:p>
    <w:p w:rsidR="00EB5D02" w:rsidRPr="00EB5D02" w:rsidRDefault="00EB5D02" w:rsidP="00EB5D02">
      <w:pPr>
        <w:numPr>
          <w:ilvl w:val="0"/>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Deliverables</w:t>
      </w:r>
    </w:p>
    <w:p w:rsidR="00EB5D02" w:rsidRPr="00EB5D02" w:rsidRDefault="00EB5D02" w:rsidP="00EB5D02">
      <w:pPr>
        <w:numPr>
          <w:ilvl w:val="1"/>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use case documentation</w:t>
      </w:r>
    </w:p>
    <w:p w:rsidR="00EB5D02" w:rsidRPr="00EB5D02" w:rsidRDefault="00EB5D02" w:rsidP="00EB5D02">
      <w:pPr>
        <w:numPr>
          <w:ilvl w:val="1"/>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prototype system</w:t>
      </w:r>
    </w:p>
    <w:p w:rsidR="00EB5D02" w:rsidRPr="00EB5D02" w:rsidRDefault="00EB5D02" w:rsidP="00EB5D02">
      <w:pPr>
        <w:numPr>
          <w:ilvl w:val="1"/>
          <w:numId w:val="26"/>
        </w:numPr>
        <w:spacing w:before="100" w:beforeAutospacing="1" w:after="100" w:afterAutospacing="1"/>
        <w:textAlignment w:val="baseline"/>
        <w:rPr>
          <w:rFonts w:ascii="Times New Roman" w:eastAsia="Times New Roman" w:hAnsi="Times New Roman" w:cs="Times New Roman"/>
          <w:color w:val="000000"/>
        </w:rPr>
      </w:pPr>
      <w:proofErr w:type="gramStart"/>
      <w:r w:rsidRPr="00EB5D02">
        <w:rPr>
          <w:rFonts w:ascii="Times New Roman" w:eastAsia="Times New Roman" w:hAnsi="Times New Roman" w:cs="Times New Roman"/>
          <w:color w:val="000000"/>
        </w:rPr>
        <w:t>people</w:t>
      </w:r>
      <w:proofErr w:type="gramEnd"/>
      <w:r w:rsidRPr="00EB5D02">
        <w:rPr>
          <w:rFonts w:ascii="Times New Roman" w:eastAsia="Times New Roman" w:hAnsi="Times New Roman" w:cs="Times New Roman"/>
          <w:color w:val="000000"/>
        </w:rPr>
        <w:t xml:space="preserve"> saying we are awesome and helped them.</w:t>
      </w:r>
    </w:p>
    <w:p w:rsidR="00254B2D" w:rsidRPr="00254B2D" w:rsidRDefault="00EB5D02" w:rsidP="00254B2D">
      <w:pPr>
        <w:numPr>
          <w:ilvl w:val="1"/>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music ontology</w:t>
      </w:r>
    </w:p>
    <w:p w:rsidR="006E0A3D" w:rsidRDefault="006E0A3D" w:rsidP="006E0A3D">
      <w:pPr>
        <w:pStyle w:val="Heading2"/>
        <w:spacing w:before="0" w:beforeAutospacing="0" w:after="0" w:afterAutospacing="0"/>
        <w:rPr>
          <w:color w:val="000000"/>
          <w:sz w:val="24"/>
          <w:szCs w:val="24"/>
        </w:rPr>
      </w:pPr>
    </w:p>
    <w:p w:rsidR="006E0A3D" w:rsidRDefault="006E0A3D" w:rsidP="006E0A3D">
      <w:pPr>
        <w:pStyle w:val="Heading2"/>
        <w:spacing w:before="0" w:beforeAutospacing="0" w:after="0" w:afterAutospacing="0"/>
        <w:rPr>
          <w:color w:val="000000"/>
          <w:sz w:val="24"/>
          <w:szCs w:val="24"/>
        </w:rPr>
      </w:pPr>
    </w:p>
    <w:p w:rsidR="006E0A3D" w:rsidRDefault="006E0A3D" w:rsidP="006E0A3D">
      <w:pPr>
        <w:pStyle w:val="Heading2"/>
        <w:spacing w:before="0" w:beforeAutospacing="0" w:after="0" w:afterAutospacing="0"/>
        <w:rPr>
          <w:color w:val="000000"/>
          <w:sz w:val="24"/>
          <w:szCs w:val="24"/>
        </w:rPr>
      </w:pPr>
    </w:p>
    <w:p w:rsidR="006E0A3D" w:rsidRDefault="006E0A3D" w:rsidP="006E0A3D">
      <w:pPr>
        <w:pStyle w:val="Heading2"/>
        <w:spacing w:before="0" w:beforeAutospacing="0" w:after="0" w:afterAutospacing="0"/>
        <w:rPr>
          <w:color w:val="000000"/>
          <w:sz w:val="24"/>
          <w:szCs w:val="24"/>
        </w:rPr>
      </w:pPr>
    </w:p>
    <w:p w:rsidR="006E0A3D" w:rsidRDefault="006E0A3D" w:rsidP="006E0A3D">
      <w:pPr>
        <w:pStyle w:val="Heading2"/>
        <w:spacing w:before="0" w:beforeAutospacing="0" w:after="0" w:afterAutospacing="0"/>
        <w:rPr>
          <w:color w:val="000000"/>
          <w:sz w:val="24"/>
          <w:szCs w:val="24"/>
        </w:rPr>
      </w:pPr>
    </w:p>
    <w:p w:rsidR="006E0A3D" w:rsidRDefault="006E0A3D" w:rsidP="006E0A3D">
      <w:pPr>
        <w:pStyle w:val="Heading2"/>
        <w:spacing w:before="0" w:beforeAutospacing="0" w:after="0" w:afterAutospacing="0"/>
        <w:rPr>
          <w:color w:val="000000"/>
          <w:sz w:val="24"/>
          <w:szCs w:val="24"/>
        </w:rPr>
      </w:pPr>
    </w:p>
    <w:p w:rsidR="006E0A3D" w:rsidRDefault="006E0A3D" w:rsidP="006E0A3D">
      <w:pPr>
        <w:pStyle w:val="Heading2"/>
        <w:spacing w:before="0" w:beforeAutospacing="0" w:after="0" w:afterAutospacing="0"/>
        <w:rPr>
          <w:color w:val="000000"/>
          <w:sz w:val="24"/>
          <w:szCs w:val="24"/>
        </w:rPr>
      </w:pPr>
    </w:p>
    <w:p w:rsidR="006E0A3D" w:rsidRDefault="006E0A3D" w:rsidP="006E0A3D">
      <w:pPr>
        <w:pStyle w:val="Heading2"/>
        <w:spacing w:before="0" w:beforeAutospacing="0" w:after="0" w:afterAutospacing="0"/>
        <w:rPr>
          <w:color w:val="000000"/>
          <w:sz w:val="24"/>
          <w:szCs w:val="24"/>
        </w:rPr>
      </w:pPr>
    </w:p>
    <w:p w:rsidR="006E0A3D" w:rsidRDefault="006E0A3D" w:rsidP="006E0A3D">
      <w:pPr>
        <w:pStyle w:val="Heading2"/>
        <w:spacing w:before="0" w:beforeAutospacing="0" w:after="0" w:afterAutospacing="0"/>
        <w:rPr>
          <w:color w:val="000000"/>
          <w:sz w:val="24"/>
          <w:szCs w:val="24"/>
        </w:rPr>
      </w:pPr>
    </w:p>
    <w:p w:rsidR="006E0A3D" w:rsidRDefault="006E0A3D" w:rsidP="006E0A3D">
      <w:pPr>
        <w:pStyle w:val="Heading2"/>
        <w:spacing w:before="0" w:beforeAutospacing="0" w:after="0" w:afterAutospacing="0"/>
        <w:rPr>
          <w:color w:val="000000"/>
          <w:sz w:val="24"/>
          <w:szCs w:val="24"/>
        </w:rPr>
      </w:pPr>
    </w:p>
    <w:p w:rsidR="006E0A3D" w:rsidRDefault="006E0A3D" w:rsidP="006E0A3D">
      <w:pPr>
        <w:pStyle w:val="Heading2"/>
        <w:spacing w:before="0" w:beforeAutospacing="0" w:after="0" w:afterAutospacing="0"/>
        <w:rPr>
          <w:color w:val="000000"/>
          <w:sz w:val="24"/>
          <w:szCs w:val="24"/>
        </w:rPr>
      </w:pPr>
    </w:p>
    <w:p w:rsidR="00992C24" w:rsidRDefault="00992C24" w:rsidP="006E0A3D">
      <w:pPr>
        <w:pStyle w:val="Heading2"/>
        <w:spacing w:before="0" w:beforeAutospacing="0" w:after="0" w:afterAutospacing="0"/>
        <w:rPr>
          <w:color w:val="000000"/>
          <w:sz w:val="24"/>
          <w:szCs w:val="24"/>
        </w:rPr>
      </w:pPr>
    </w:p>
    <w:p w:rsidR="00992C24" w:rsidRDefault="00992C24" w:rsidP="006E0A3D">
      <w:pPr>
        <w:pStyle w:val="Heading2"/>
        <w:spacing w:before="0" w:beforeAutospacing="0" w:after="0" w:afterAutospacing="0"/>
        <w:rPr>
          <w:color w:val="000000"/>
          <w:sz w:val="24"/>
          <w:szCs w:val="24"/>
        </w:rPr>
      </w:pPr>
    </w:p>
    <w:p w:rsidR="00992C24" w:rsidRDefault="00992C24" w:rsidP="006E0A3D">
      <w:pPr>
        <w:pStyle w:val="Heading2"/>
        <w:spacing w:before="0" w:beforeAutospacing="0" w:after="0" w:afterAutospacing="0"/>
        <w:rPr>
          <w:color w:val="000000"/>
          <w:sz w:val="24"/>
          <w:szCs w:val="24"/>
        </w:rPr>
      </w:pPr>
    </w:p>
    <w:p w:rsidR="00992C24" w:rsidRDefault="00992C24" w:rsidP="006E0A3D">
      <w:pPr>
        <w:pStyle w:val="Heading2"/>
        <w:spacing w:before="0" w:beforeAutospacing="0" w:after="0" w:afterAutospacing="0"/>
        <w:rPr>
          <w:color w:val="000000"/>
          <w:sz w:val="24"/>
          <w:szCs w:val="24"/>
        </w:rPr>
      </w:pPr>
    </w:p>
    <w:p w:rsidR="00992C24" w:rsidRDefault="00992C24" w:rsidP="006E0A3D">
      <w:pPr>
        <w:pStyle w:val="Heading2"/>
        <w:spacing w:before="0" w:beforeAutospacing="0" w:after="0" w:afterAutospacing="0"/>
        <w:rPr>
          <w:color w:val="000000"/>
          <w:sz w:val="24"/>
          <w:szCs w:val="24"/>
        </w:rPr>
      </w:pPr>
    </w:p>
    <w:p w:rsidR="00992C24" w:rsidRDefault="00992C24" w:rsidP="006E0A3D">
      <w:pPr>
        <w:pStyle w:val="Heading2"/>
        <w:spacing w:before="0" w:beforeAutospacing="0" w:after="0" w:afterAutospacing="0"/>
        <w:rPr>
          <w:color w:val="000000"/>
          <w:sz w:val="24"/>
          <w:szCs w:val="24"/>
        </w:rPr>
      </w:pPr>
    </w:p>
    <w:p w:rsidR="00992C24" w:rsidRDefault="00992C24" w:rsidP="006E0A3D">
      <w:pPr>
        <w:pStyle w:val="Heading2"/>
        <w:spacing w:before="0" w:beforeAutospacing="0" w:after="0" w:afterAutospacing="0"/>
        <w:rPr>
          <w:color w:val="000000"/>
          <w:sz w:val="24"/>
          <w:szCs w:val="24"/>
        </w:rPr>
      </w:pPr>
    </w:p>
    <w:p w:rsidR="00254B2D" w:rsidRPr="006E0A3D" w:rsidRDefault="006E0A3D" w:rsidP="006E0A3D">
      <w:pPr>
        <w:pStyle w:val="Heading2"/>
        <w:spacing w:before="0" w:beforeAutospacing="0" w:after="0" w:afterAutospacing="0"/>
        <w:rPr>
          <w:color w:val="000000"/>
          <w:sz w:val="24"/>
          <w:szCs w:val="24"/>
        </w:rPr>
      </w:pPr>
      <w:bookmarkStart w:id="704" w:name="_Toc291793230"/>
      <w:r w:rsidRPr="006E0A3D">
        <w:rPr>
          <w:color w:val="000000"/>
          <w:sz w:val="24"/>
          <w:szCs w:val="24"/>
        </w:rPr>
        <w:t>K. Project Definition and Decomposition</w:t>
      </w:r>
      <w:bookmarkEnd w:id="704"/>
    </w:p>
    <w:p w:rsidR="00992C24" w:rsidRDefault="006E0A3D" w:rsidP="006E0A3D">
      <w:pPr>
        <w:spacing w:after="0"/>
        <w:rPr>
          <w:rFonts w:ascii="Times New Roman" w:eastAsia="Times New Roman" w:hAnsi="Times New Roman" w:cs="Times New Roman"/>
          <w:color w:val="000000"/>
          <w:sz w:val="27"/>
          <w:szCs w:val="27"/>
        </w:rPr>
      </w:pPr>
      <w:r w:rsidRPr="006E0A3D">
        <w:rPr>
          <w:rFonts w:ascii="Times New Roman" w:eastAsia="Times New Roman" w:hAnsi="Times New Roman" w:cs="Times New Roman"/>
          <w:noProof/>
          <w:color w:val="000000"/>
          <w:sz w:val="27"/>
          <w:szCs w:val="27"/>
        </w:rPr>
        <w:drawing>
          <wp:inline distT="0" distB="0" distL="0" distR="0">
            <wp:extent cx="4417128" cy="3288996"/>
            <wp:effectExtent l="0" t="0" r="2540" b="6985"/>
            <wp:docPr id="23" name="Picture 23" descr="https://lh4.googleusercontent.com/Cv8lIT52K6zSsueGIz4FDpv3uyvqPi7ysS6s7Zv3I38lbM3JxMccmwLjMW1gOfUwVK5xsbmdTrcJebbwXiFpLAzyjs3wzh6WLVi2P_ZhXu1FVlJN_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Cv8lIT52K6zSsueGIz4FDpv3uyvqPi7ysS6s7Zv3I38lbM3JxMccmwLjMW1gOfUwVK5xsbmdTrcJebbwXiFpLAzyjs3wzh6WLVi2P_ZhXu1FVlJN_us"/>
                    <pic:cNvPicPr>
                      <a:picLocks noChangeAspect="1" noChangeArrowheads="1"/>
                    </pic:cNvPicPr>
                  </pic:nvPicPr>
                  <pic:blipFill>
                    <a:blip r:embed="rId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17439" cy="3289228"/>
                    </a:xfrm>
                    <a:prstGeom prst="rect">
                      <a:avLst/>
                    </a:prstGeom>
                    <a:noFill/>
                    <a:ln>
                      <a:noFill/>
                    </a:ln>
                  </pic:spPr>
                </pic:pic>
              </a:graphicData>
            </a:graphic>
          </wp:inline>
        </w:drawing>
      </w:r>
      <w:r w:rsidRPr="006E0A3D">
        <w:rPr>
          <w:rFonts w:ascii="Times New Roman" w:eastAsia="Times New Roman" w:hAnsi="Times New Roman" w:cs="Times New Roman"/>
          <w:color w:val="000000"/>
          <w:sz w:val="27"/>
          <w:szCs w:val="27"/>
        </w:rPr>
        <w:t xml:space="preserve">       </w:t>
      </w:r>
    </w:p>
    <w:p w:rsidR="006E0A3D" w:rsidRPr="00992C24" w:rsidRDefault="006E0A3D" w:rsidP="006E0A3D">
      <w:pPr>
        <w:spacing w:after="0"/>
        <w:rPr>
          <w:rFonts w:ascii="Times New Roman" w:eastAsia="Times New Roman" w:hAnsi="Times New Roman" w:cs="Times New Roman"/>
          <w:color w:val="000000"/>
        </w:rPr>
      </w:pPr>
      <w:r w:rsidRPr="006E0A3D">
        <w:rPr>
          <w:rFonts w:ascii="Times New Roman" w:eastAsia="Times New Roman" w:hAnsi="Times New Roman" w:cs="Times New Roman"/>
          <w:color w:val="000000"/>
        </w:rPr>
        <w:t>Concept Model v1.2011.04.07</w:t>
      </w:r>
      <w:r w:rsidR="00992C24">
        <w:rPr>
          <w:rFonts w:ascii="Times New Roman" w:eastAsia="Times New Roman" w:hAnsi="Times New Roman" w:cs="Times New Roman"/>
          <w:noProof/>
          <w:color w:val="000000"/>
          <w:sz w:val="27"/>
          <w:szCs w:val="27"/>
        </w:rPr>
        <w:drawing>
          <wp:inline distT="0" distB="0" distL="0" distR="0">
            <wp:extent cx="4316252" cy="4300354"/>
            <wp:effectExtent l="0" t="0" r="825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est.png"/>
                    <pic:cNvPicPr/>
                  </pic:nvPicPr>
                  <pic:blipFill>
                    <a:blip r:embed="rId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27956" cy="4312015"/>
                    </a:xfrm>
                    <a:prstGeom prst="rect">
                      <a:avLst/>
                    </a:prstGeom>
                  </pic:spPr>
                </pic:pic>
              </a:graphicData>
            </a:graphic>
          </wp:inline>
        </w:drawing>
      </w:r>
    </w:p>
    <w:p w:rsidR="006E0A3D" w:rsidRPr="00992C24" w:rsidRDefault="006E0A3D" w:rsidP="00992C24">
      <w:pPr>
        <w:spacing w:after="0"/>
        <w:rPr>
          <w:rFonts w:ascii="Times New Roman" w:eastAsia="Times New Roman" w:hAnsi="Times New Roman" w:cs="Times New Roman"/>
          <w:color w:val="000000"/>
          <w:sz w:val="27"/>
          <w:szCs w:val="27"/>
        </w:rPr>
      </w:pPr>
      <w:r w:rsidRPr="00992C24">
        <w:rPr>
          <w:rFonts w:ascii="Times New Roman" w:eastAsia="Times New Roman" w:hAnsi="Times New Roman" w:cs="Times New Roman"/>
          <w:color w:val="000000"/>
        </w:rPr>
        <w:t>Concept Model v2.2011.04.14</w:t>
      </w:r>
    </w:p>
    <w:p w:rsidR="00992C24" w:rsidRDefault="00992C24" w:rsidP="006E0A3D">
      <w:pPr>
        <w:spacing w:after="0"/>
        <w:jc w:val="center"/>
        <w:outlineLvl w:val="1"/>
        <w:rPr>
          <w:rFonts w:ascii="Times New Roman" w:eastAsia="Times New Roman" w:hAnsi="Times New Roman" w:cs="Times New Roman"/>
          <w:b/>
          <w:bCs/>
          <w:color w:val="000000"/>
          <w:sz w:val="24"/>
          <w:szCs w:val="24"/>
        </w:rPr>
      </w:pPr>
    </w:p>
    <w:p w:rsidR="006E0A3D" w:rsidRPr="00992C24" w:rsidRDefault="00992C24" w:rsidP="00992C24">
      <w:pPr>
        <w:spacing w:after="0"/>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28"/>
          <w:szCs w:val="28"/>
          <w:u w:val="single"/>
        </w:rPr>
        <w:lastRenderedPageBreak/>
        <w:t xml:space="preserve">Everyone get a </w:t>
      </w:r>
      <w:proofErr w:type="spellStart"/>
      <w:r>
        <w:rPr>
          <w:rFonts w:ascii="Times New Roman" w:eastAsia="Times New Roman" w:hAnsi="Times New Roman" w:cs="Times New Roman"/>
          <w:b/>
          <w:bCs/>
          <w:color w:val="000000"/>
          <w:sz w:val="28"/>
          <w:szCs w:val="28"/>
          <w:u w:val="single"/>
        </w:rPr>
        <w:t>GitH</w:t>
      </w:r>
      <w:r w:rsidR="006E0A3D" w:rsidRPr="00992C24">
        <w:rPr>
          <w:rFonts w:ascii="Times New Roman" w:eastAsia="Times New Roman" w:hAnsi="Times New Roman" w:cs="Times New Roman"/>
          <w:b/>
          <w:bCs/>
          <w:color w:val="000000"/>
          <w:sz w:val="28"/>
          <w:szCs w:val="28"/>
          <w:u w:val="single"/>
        </w:rPr>
        <w:t>ub</w:t>
      </w:r>
      <w:proofErr w:type="spellEnd"/>
      <w:r w:rsidR="006E0A3D" w:rsidRPr="00992C24">
        <w:rPr>
          <w:rFonts w:ascii="Times New Roman" w:eastAsia="Times New Roman" w:hAnsi="Times New Roman" w:cs="Times New Roman"/>
          <w:b/>
          <w:bCs/>
          <w:color w:val="000000"/>
          <w:sz w:val="28"/>
          <w:szCs w:val="28"/>
          <w:u w:val="single"/>
        </w:rPr>
        <w:t xml:space="preserve"> account</w:t>
      </w:r>
    </w:p>
    <w:p w:rsidR="006E0A3D" w:rsidRPr="00992C24" w:rsidRDefault="006E0A3D" w:rsidP="00992C24">
      <w:pPr>
        <w:pStyle w:val="ListParagraph"/>
        <w:numPr>
          <w:ilvl w:val="0"/>
          <w:numId w:val="42"/>
        </w:numPr>
        <w:spacing w:after="0"/>
        <w:rPr>
          <w:rFonts w:ascii="Times New Roman" w:eastAsia="Times New Roman" w:hAnsi="Times New Roman" w:cs="Times New Roman"/>
          <w:color w:val="000000"/>
        </w:rPr>
      </w:pPr>
      <w:r w:rsidRPr="00992C24">
        <w:rPr>
          <w:rFonts w:ascii="Times New Roman" w:eastAsia="Times New Roman" w:hAnsi="Times New Roman" w:cs="Times New Roman"/>
          <w:color w:val="000000"/>
        </w:rPr>
        <w:t>(X) Tim</w:t>
      </w:r>
    </w:p>
    <w:p w:rsidR="006E0A3D" w:rsidRPr="00992C24" w:rsidRDefault="006E0A3D" w:rsidP="00992C24">
      <w:pPr>
        <w:pStyle w:val="ListParagraph"/>
        <w:numPr>
          <w:ilvl w:val="0"/>
          <w:numId w:val="42"/>
        </w:numPr>
        <w:spacing w:after="0"/>
        <w:rPr>
          <w:rFonts w:ascii="Times New Roman" w:eastAsia="Times New Roman" w:hAnsi="Times New Roman" w:cs="Times New Roman"/>
          <w:color w:val="000000"/>
        </w:rPr>
      </w:pPr>
      <w:r w:rsidRPr="00992C24">
        <w:rPr>
          <w:rFonts w:ascii="Times New Roman" w:eastAsia="Times New Roman" w:hAnsi="Times New Roman" w:cs="Times New Roman"/>
          <w:color w:val="000000"/>
        </w:rPr>
        <w:t>(X) Sam</w:t>
      </w:r>
    </w:p>
    <w:p w:rsidR="006E0A3D" w:rsidRPr="00992C24" w:rsidRDefault="006E0A3D" w:rsidP="00992C24">
      <w:pPr>
        <w:pStyle w:val="ListParagraph"/>
        <w:numPr>
          <w:ilvl w:val="0"/>
          <w:numId w:val="42"/>
        </w:numPr>
        <w:spacing w:after="0"/>
        <w:rPr>
          <w:rFonts w:ascii="Times New Roman" w:eastAsia="Times New Roman" w:hAnsi="Times New Roman" w:cs="Times New Roman"/>
          <w:color w:val="000000"/>
        </w:rPr>
      </w:pPr>
      <w:r w:rsidRPr="00992C24">
        <w:rPr>
          <w:rFonts w:ascii="Times New Roman" w:eastAsia="Times New Roman" w:hAnsi="Times New Roman" w:cs="Times New Roman"/>
          <w:color w:val="000000"/>
        </w:rPr>
        <w:t>(X) Yu</w:t>
      </w:r>
    </w:p>
    <w:p w:rsidR="0035668A" w:rsidRDefault="006E0A3D" w:rsidP="00992C24">
      <w:pPr>
        <w:pStyle w:val="ListParagraph"/>
        <w:numPr>
          <w:ilvl w:val="0"/>
          <w:numId w:val="42"/>
        </w:numPr>
        <w:spacing w:after="0"/>
        <w:rPr>
          <w:rFonts w:ascii="Times New Roman" w:eastAsia="Times New Roman" w:hAnsi="Times New Roman" w:cs="Times New Roman"/>
          <w:color w:val="000000"/>
        </w:rPr>
      </w:pPr>
      <w:r w:rsidRPr="0035668A">
        <w:rPr>
          <w:rFonts w:ascii="Times New Roman" w:eastAsia="Times New Roman" w:hAnsi="Times New Roman" w:cs="Times New Roman"/>
          <w:color w:val="000000"/>
        </w:rPr>
        <w:t>(</w:t>
      </w:r>
      <w:r w:rsidR="0035668A" w:rsidRPr="0035668A">
        <w:rPr>
          <w:rFonts w:ascii="Times New Roman" w:eastAsia="Times New Roman" w:hAnsi="Times New Roman" w:cs="Times New Roman"/>
          <w:color w:val="000000"/>
        </w:rPr>
        <w:t>X</w:t>
      </w:r>
      <w:r w:rsidR="0035668A">
        <w:rPr>
          <w:rFonts w:ascii="Times New Roman" w:eastAsia="Times New Roman" w:hAnsi="Times New Roman" w:cs="Times New Roman"/>
          <w:color w:val="000000"/>
        </w:rPr>
        <w:t xml:space="preserve">) Colin </w:t>
      </w:r>
    </w:p>
    <w:p w:rsidR="00992C24" w:rsidRDefault="006E0A3D" w:rsidP="00992C24">
      <w:pPr>
        <w:pStyle w:val="ListParagraph"/>
        <w:numPr>
          <w:ilvl w:val="0"/>
          <w:numId w:val="42"/>
        </w:numPr>
        <w:spacing w:after="0"/>
        <w:rPr>
          <w:rFonts w:ascii="Times New Roman" w:eastAsia="Times New Roman" w:hAnsi="Times New Roman" w:cs="Times New Roman"/>
          <w:color w:val="000000"/>
        </w:rPr>
      </w:pPr>
      <w:r w:rsidRPr="0035668A">
        <w:rPr>
          <w:rFonts w:ascii="Times New Roman" w:eastAsia="Times New Roman" w:hAnsi="Times New Roman" w:cs="Times New Roman"/>
          <w:color w:val="000000"/>
        </w:rPr>
        <w:t>(X) Amanda</w:t>
      </w:r>
    </w:p>
    <w:p w:rsidR="00992C24" w:rsidRDefault="00992C24" w:rsidP="00992C24">
      <w:pPr>
        <w:pStyle w:val="ListParagraph"/>
        <w:spacing w:after="0"/>
        <w:rPr>
          <w:rFonts w:ascii="Times New Roman" w:eastAsia="Times New Roman" w:hAnsi="Times New Roman" w:cs="Times New Roman"/>
          <w:color w:val="000000"/>
        </w:rPr>
      </w:pPr>
    </w:p>
    <w:p w:rsidR="00992C24" w:rsidRPr="00992C24" w:rsidRDefault="006E0A3D" w:rsidP="00992C24">
      <w:pPr>
        <w:pStyle w:val="ListParagraph"/>
        <w:spacing w:after="0"/>
        <w:ind w:left="810" w:hanging="810"/>
        <w:rPr>
          <w:rFonts w:ascii="Times New Roman" w:eastAsia="Times New Roman" w:hAnsi="Times New Roman" w:cs="Times New Roman"/>
          <w:b/>
          <w:bCs/>
          <w:color w:val="000000"/>
          <w:sz w:val="28"/>
          <w:szCs w:val="28"/>
          <w:u w:val="single"/>
        </w:rPr>
      </w:pPr>
      <w:r w:rsidRPr="00992C24">
        <w:rPr>
          <w:rFonts w:ascii="Times New Roman" w:eastAsia="Times New Roman" w:hAnsi="Times New Roman" w:cs="Times New Roman"/>
          <w:b/>
          <w:bCs/>
          <w:color w:val="000000"/>
          <w:sz w:val="28"/>
          <w:szCs w:val="28"/>
          <w:u w:val="single"/>
        </w:rPr>
        <w:t>Set up version control</w:t>
      </w:r>
    </w:p>
    <w:p w:rsidR="00992C24" w:rsidRDefault="006E0A3D" w:rsidP="00992C24">
      <w:pPr>
        <w:pStyle w:val="ListParagraph"/>
        <w:numPr>
          <w:ilvl w:val="0"/>
          <w:numId w:val="44"/>
        </w:numPr>
        <w:spacing w:after="0"/>
        <w:rPr>
          <w:rFonts w:ascii="Times New Roman" w:eastAsia="Times New Roman" w:hAnsi="Times New Roman" w:cs="Times New Roman"/>
          <w:color w:val="000000"/>
          <w:sz w:val="27"/>
          <w:szCs w:val="27"/>
        </w:rPr>
      </w:pPr>
      <w:r w:rsidRPr="00992C24">
        <w:rPr>
          <w:rFonts w:ascii="Times New Roman" w:eastAsia="Times New Roman" w:hAnsi="Times New Roman" w:cs="Times New Roman"/>
          <w:color w:val="000000"/>
        </w:rPr>
        <w:t>(X) Start repository (Sam)</w:t>
      </w:r>
    </w:p>
    <w:p w:rsidR="00992C24" w:rsidRDefault="006E0A3D" w:rsidP="00992C24">
      <w:pPr>
        <w:pStyle w:val="ListParagraph"/>
        <w:numPr>
          <w:ilvl w:val="0"/>
          <w:numId w:val="44"/>
        </w:numPr>
        <w:spacing w:after="0"/>
        <w:rPr>
          <w:rFonts w:ascii="Times New Roman" w:eastAsia="Times New Roman" w:hAnsi="Times New Roman" w:cs="Times New Roman"/>
          <w:color w:val="000000"/>
        </w:rPr>
      </w:pPr>
      <w:proofErr w:type="spellStart"/>
      <w:r w:rsidRPr="00992C24">
        <w:rPr>
          <w:rFonts w:ascii="Times New Roman" w:eastAsia="Times New Roman" w:hAnsi="Times New Roman" w:cs="Times New Roman"/>
          <w:color w:val="000000"/>
        </w:rPr>
        <w:t>Git</w:t>
      </w:r>
      <w:proofErr w:type="spellEnd"/>
      <w:r w:rsidRPr="00992C24">
        <w:rPr>
          <w:rFonts w:ascii="Times New Roman" w:eastAsia="Times New Roman" w:hAnsi="Times New Roman" w:cs="Times New Roman"/>
          <w:color w:val="000000"/>
        </w:rPr>
        <w:t>-hub link:</w:t>
      </w:r>
    </w:p>
    <w:p w:rsidR="00992C24" w:rsidRDefault="00467A11" w:rsidP="00992C24">
      <w:pPr>
        <w:pStyle w:val="ListParagraph"/>
        <w:numPr>
          <w:ilvl w:val="0"/>
          <w:numId w:val="44"/>
        </w:numPr>
        <w:spacing w:after="0"/>
        <w:rPr>
          <w:rFonts w:ascii="Times New Roman" w:eastAsia="Times New Roman" w:hAnsi="Times New Roman" w:cs="Times New Roman"/>
          <w:color w:val="000000"/>
          <w:sz w:val="27"/>
          <w:szCs w:val="27"/>
        </w:rPr>
      </w:pPr>
      <w:hyperlink r:id="rId82" w:history="1">
        <w:r w:rsidR="006E0A3D" w:rsidRPr="00992C24">
          <w:rPr>
            <w:rFonts w:ascii="Times New Roman" w:eastAsia="Times New Roman" w:hAnsi="Times New Roman" w:cs="Times New Roman"/>
            <w:color w:val="000099"/>
            <w:u w:val="single"/>
          </w:rPr>
          <w:t>git://github.com/samuelbjohnson/cross-topix.git</w:t>
        </w:r>
      </w:hyperlink>
    </w:p>
    <w:p w:rsidR="00992C24" w:rsidRPr="00992C24" w:rsidRDefault="006E0A3D" w:rsidP="00992C24">
      <w:pPr>
        <w:pStyle w:val="ListParagraph"/>
        <w:numPr>
          <w:ilvl w:val="0"/>
          <w:numId w:val="44"/>
        </w:numPr>
        <w:spacing w:after="0"/>
        <w:rPr>
          <w:rFonts w:ascii="Times New Roman" w:eastAsia="Times New Roman" w:hAnsi="Times New Roman" w:cs="Times New Roman"/>
          <w:color w:val="000000"/>
        </w:rPr>
      </w:pPr>
      <w:proofErr w:type="spellStart"/>
      <w:r w:rsidRPr="00992C24">
        <w:rPr>
          <w:rFonts w:ascii="Times New Roman" w:eastAsia="Times New Roman" w:hAnsi="Times New Roman" w:cs="Times New Roman"/>
          <w:color w:val="000099"/>
          <w:u w:val="single"/>
        </w:rPr>
        <w:t>git@github.com:samuelbjohnson</w:t>
      </w:r>
      <w:proofErr w:type="spellEnd"/>
      <w:r w:rsidRPr="00992C24">
        <w:rPr>
          <w:rFonts w:ascii="Times New Roman" w:eastAsia="Times New Roman" w:hAnsi="Times New Roman" w:cs="Times New Roman"/>
          <w:color w:val="000099"/>
          <w:u w:val="single"/>
        </w:rPr>
        <w:t>/cross-</w:t>
      </w:r>
      <w:proofErr w:type="spellStart"/>
      <w:r w:rsidRPr="00992C24">
        <w:rPr>
          <w:rFonts w:ascii="Times New Roman" w:eastAsia="Times New Roman" w:hAnsi="Times New Roman" w:cs="Times New Roman"/>
          <w:color w:val="000099"/>
          <w:u w:val="single"/>
        </w:rPr>
        <w:t>topix.git</w:t>
      </w:r>
      <w:proofErr w:type="spellEnd"/>
      <w:r w:rsidRPr="00992C24">
        <w:rPr>
          <w:rFonts w:ascii="Times New Roman" w:eastAsia="Times New Roman" w:hAnsi="Times New Roman" w:cs="Times New Roman"/>
          <w:color w:val="000000"/>
          <w:sz w:val="27"/>
          <w:szCs w:val="27"/>
        </w:rPr>
        <w:br/>
      </w:r>
    </w:p>
    <w:p w:rsidR="006E0A3D" w:rsidRPr="00992C24" w:rsidRDefault="006E0A3D" w:rsidP="00992C24">
      <w:pPr>
        <w:spacing w:after="0"/>
        <w:rPr>
          <w:rFonts w:ascii="Times New Roman" w:eastAsia="Times New Roman" w:hAnsi="Times New Roman" w:cs="Times New Roman"/>
          <w:color w:val="000000"/>
          <w:sz w:val="27"/>
          <w:szCs w:val="27"/>
        </w:rPr>
      </w:pPr>
      <w:r w:rsidRPr="00992C24">
        <w:rPr>
          <w:rFonts w:ascii="Times New Roman" w:eastAsia="Times New Roman" w:hAnsi="Times New Roman" w:cs="Times New Roman"/>
          <w:color w:val="000000"/>
          <w:sz w:val="27"/>
          <w:szCs w:val="27"/>
        </w:rPr>
        <w:br/>
      </w:r>
    </w:p>
    <w:tbl>
      <w:tblPr>
        <w:tblW w:w="9360" w:type="dxa"/>
        <w:tblCellMar>
          <w:top w:w="15" w:type="dxa"/>
          <w:left w:w="15" w:type="dxa"/>
          <w:bottom w:w="15" w:type="dxa"/>
          <w:right w:w="15" w:type="dxa"/>
        </w:tblCellMar>
        <w:tblLook w:val="04A0"/>
      </w:tblPr>
      <w:tblGrid>
        <w:gridCol w:w="9360"/>
      </w:tblGrid>
      <w:tr w:rsidR="006E0A3D" w:rsidRPr="00992C24" w:rsidTr="006E0A3D">
        <w:tc>
          <w:tcPr>
            <w:tcW w:w="0" w:type="auto"/>
            <w:tcBorders>
              <w:top w:val="dotted" w:sz="6" w:space="0" w:color="AAAAAA"/>
              <w:left w:val="dotted" w:sz="6" w:space="0" w:color="AAAAAA"/>
              <w:bottom w:val="dotted" w:sz="6" w:space="0" w:color="AAAAAA"/>
              <w:right w:val="dotted" w:sz="6" w:space="0" w:color="AAAAAA"/>
            </w:tcBorders>
            <w:shd w:val="clear" w:color="auto" w:fill="FFFFCC"/>
            <w:tcMar>
              <w:top w:w="105" w:type="dxa"/>
              <w:left w:w="105" w:type="dxa"/>
              <w:bottom w:w="105" w:type="dxa"/>
              <w:right w:w="105" w:type="dxa"/>
            </w:tcMar>
            <w:hideMark/>
          </w:tcPr>
          <w:p w:rsidR="006E0A3D" w:rsidRPr="00992C24" w:rsidRDefault="006E0A3D" w:rsidP="00992C24">
            <w:pPr>
              <w:spacing w:after="0"/>
              <w:rPr>
                <w:rFonts w:ascii="Times New Roman" w:eastAsia="Times New Roman" w:hAnsi="Times New Roman" w:cs="Times New Roman"/>
                <w:sz w:val="24"/>
                <w:szCs w:val="24"/>
              </w:rPr>
            </w:pPr>
            <w:r w:rsidRPr="00992C24">
              <w:rPr>
                <w:rFonts w:ascii="Times New Roman" w:eastAsia="Times New Roman" w:hAnsi="Times New Roman" w:cs="Times New Roman"/>
                <w:color w:val="000000"/>
              </w:rPr>
              <w:t xml:space="preserve">bash-3.2$ </w:t>
            </w:r>
            <w:proofErr w:type="spellStart"/>
            <w:r w:rsidRPr="00992C24">
              <w:rPr>
                <w:rFonts w:ascii="Times New Roman" w:eastAsia="Times New Roman" w:hAnsi="Times New Roman" w:cs="Times New Roman"/>
                <w:color w:val="000000"/>
              </w:rPr>
              <w:t>mkdir</w:t>
            </w:r>
            <w:proofErr w:type="spellEnd"/>
            <w:r w:rsidRPr="00992C24">
              <w:rPr>
                <w:rFonts w:ascii="Times New Roman" w:eastAsia="Times New Roman" w:hAnsi="Times New Roman" w:cs="Times New Roman"/>
                <w:color w:val="000000"/>
              </w:rPr>
              <w:t xml:space="preserve"> </w:t>
            </w:r>
            <w:proofErr w:type="spellStart"/>
            <w:r w:rsidRPr="00992C24">
              <w:rPr>
                <w:rFonts w:ascii="Times New Roman" w:eastAsia="Times New Roman" w:hAnsi="Times New Roman" w:cs="Times New Roman"/>
                <w:color w:val="000000"/>
              </w:rPr>
              <w:t>git</w:t>
            </w:r>
            <w:proofErr w:type="spellEnd"/>
            <w:r w:rsidRPr="00992C24">
              <w:rPr>
                <w:rFonts w:ascii="Times New Roman" w:eastAsia="Times New Roman" w:hAnsi="Times New Roman" w:cs="Times New Roman"/>
                <w:sz w:val="24"/>
                <w:szCs w:val="24"/>
              </w:rPr>
              <w:br/>
            </w:r>
            <w:r w:rsidRPr="00992C24">
              <w:rPr>
                <w:rFonts w:ascii="Times New Roman" w:eastAsia="Times New Roman" w:hAnsi="Times New Roman" w:cs="Times New Roman"/>
                <w:color w:val="000000"/>
              </w:rPr>
              <w:t xml:space="preserve">bash-3.2$ </w:t>
            </w:r>
            <w:proofErr w:type="spellStart"/>
            <w:r w:rsidRPr="00992C24">
              <w:rPr>
                <w:rFonts w:ascii="Times New Roman" w:eastAsia="Times New Roman" w:hAnsi="Times New Roman" w:cs="Times New Roman"/>
                <w:color w:val="000000"/>
              </w:rPr>
              <w:t>cd</w:t>
            </w:r>
            <w:proofErr w:type="spellEnd"/>
            <w:r w:rsidRPr="00992C24">
              <w:rPr>
                <w:rFonts w:ascii="Times New Roman" w:eastAsia="Times New Roman" w:hAnsi="Times New Roman" w:cs="Times New Roman"/>
                <w:color w:val="000000"/>
              </w:rPr>
              <w:t xml:space="preserve"> </w:t>
            </w:r>
            <w:proofErr w:type="spellStart"/>
            <w:r w:rsidRPr="00992C24">
              <w:rPr>
                <w:rFonts w:ascii="Times New Roman" w:eastAsia="Times New Roman" w:hAnsi="Times New Roman" w:cs="Times New Roman"/>
                <w:color w:val="000000"/>
              </w:rPr>
              <w:t>git</w:t>
            </w:r>
            <w:proofErr w:type="spellEnd"/>
            <w:r w:rsidRPr="00992C24">
              <w:rPr>
                <w:rFonts w:ascii="Times New Roman" w:eastAsia="Times New Roman" w:hAnsi="Times New Roman" w:cs="Times New Roman"/>
                <w:sz w:val="24"/>
                <w:szCs w:val="24"/>
              </w:rPr>
              <w:br/>
            </w:r>
            <w:r w:rsidRPr="00992C24">
              <w:rPr>
                <w:rFonts w:ascii="Times New Roman" w:eastAsia="Times New Roman" w:hAnsi="Times New Roman" w:cs="Times New Roman"/>
                <w:color w:val="000000"/>
              </w:rPr>
              <w:t xml:space="preserve">bash-3.2$ </w:t>
            </w:r>
            <w:proofErr w:type="spellStart"/>
            <w:r w:rsidRPr="00992C24">
              <w:rPr>
                <w:rFonts w:ascii="Times New Roman" w:eastAsia="Times New Roman" w:hAnsi="Times New Roman" w:cs="Times New Roman"/>
                <w:color w:val="000000"/>
              </w:rPr>
              <w:t>git</w:t>
            </w:r>
            <w:proofErr w:type="spellEnd"/>
            <w:r w:rsidRPr="00992C24">
              <w:rPr>
                <w:rFonts w:ascii="Times New Roman" w:eastAsia="Times New Roman" w:hAnsi="Times New Roman" w:cs="Times New Roman"/>
                <w:color w:val="000000"/>
              </w:rPr>
              <w:t xml:space="preserve"> clone </w:t>
            </w:r>
            <w:proofErr w:type="spellStart"/>
            <w:r w:rsidRPr="00992C24">
              <w:rPr>
                <w:rFonts w:ascii="Times New Roman" w:eastAsia="Times New Roman" w:hAnsi="Times New Roman" w:cs="Times New Roman"/>
                <w:color w:val="000099"/>
                <w:u w:val="single"/>
              </w:rPr>
              <w:t>git@github.com:samuelbjohnson</w:t>
            </w:r>
            <w:proofErr w:type="spellEnd"/>
            <w:r w:rsidRPr="00992C24">
              <w:rPr>
                <w:rFonts w:ascii="Times New Roman" w:eastAsia="Times New Roman" w:hAnsi="Times New Roman" w:cs="Times New Roman"/>
                <w:color w:val="000099"/>
                <w:u w:val="single"/>
              </w:rPr>
              <w:t>/cross-</w:t>
            </w:r>
            <w:proofErr w:type="spellStart"/>
            <w:r w:rsidRPr="00992C24">
              <w:rPr>
                <w:rFonts w:ascii="Times New Roman" w:eastAsia="Times New Roman" w:hAnsi="Times New Roman" w:cs="Times New Roman"/>
                <w:color w:val="000099"/>
                <w:u w:val="single"/>
              </w:rPr>
              <w:t>topix.git</w:t>
            </w:r>
            <w:proofErr w:type="spellEnd"/>
            <w:r w:rsidRPr="00992C24">
              <w:rPr>
                <w:rFonts w:ascii="Times New Roman" w:eastAsia="Times New Roman" w:hAnsi="Times New Roman" w:cs="Times New Roman"/>
                <w:sz w:val="24"/>
                <w:szCs w:val="24"/>
              </w:rPr>
              <w:br/>
            </w:r>
            <w:r w:rsidRPr="00992C24">
              <w:rPr>
                <w:rFonts w:ascii="Times New Roman" w:eastAsia="Times New Roman" w:hAnsi="Times New Roman" w:cs="Times New Roman"/>
                <w:color w:val="000000"/>
              </w:rPr>
              <w:t xml:space="preserve">bash-3.2$ </w:t>
            </w:r>
            <w:proofErr w:type="spellStart"/>
            <w:r w:rsidRPr="00992C24">
              <w:rPr>
                <w:rFonts w:ascii="Times New Roman" w:eastAsia="Times New Roman" w:hAnsi="Times New Roman" w:cs="Times New Roman"/>
                <w:color w:val="000000"/>
              </w:rPr>
              <w:t>cd</w:t>
            </w:r>
            <w:proofErr w:type="spellEnd"/>
            <w:r w:rsidRPr="00992C24">
              <w:rPr>
                <w:rFonts w:ascii="Times New Roman" w:eastAsia="Times New Roman" w:hAnsi="Times New Roman" w:cs="Times New Roman"/>
                <w:color w:val="000000"/>
              </w:rPr>
              <w:t xml:space="preserve"> into cross-</w:t>
            </w:r>
            <w:proofErr w:type="spellStart"/>
            <w:r w:rsidRPr="00992C24">
              <w:rPr>
                <w:rFonts w:ascii="Times New Roman" w:eastAsia="Times New Roman" w:hAnsi="Times New Roman" w:cs="Times New Roman"/>
                <w:color w:val="000000"/>
              </w:rPr>
              <w:t>topix</w:t>
            </w:r>
            <w:proofErr w:type="spellEnd"/>
            <w:r w:rsidRPr="00992C24">
              <w:rPr>
                <w:rFonts w:ascii="Times New Roman" w:eastAsia="Times New Roman" w:hAnsi="Times New Roman" w:cs="Times New Roman"/>
                <w:color w:val="000000"/>
              </w:rPr>
              <w:t>/</w:t>
            </w:r>
            <w:r w:rsidRPr="00992C24">
              <w:rPr>
                <w:rFonts w:ascii="Times New Roman" w:eastAsia="Times New Roman" w:hAnsi="Times New Roman" w:cs="Times New Roman"/>
                <w:sz w:val="24"/>
                <w:szCs w:val="24"/>
              </w:rPr>
              <w:br/>
            </w:r>
            <w:r w:rsidRPr="00992C24">
              <w:rPr>
                <w:rFonts w:ascii="Times New Roman" w:eastAsia="Times New Roman" w:hAnsi="Times New Roman" w:cs="Times New Roman"/>
                <w:color w:val="000000"/>
              </w:rPr>
              <w:t xml:space="preserve">&lt;edit </w:t>
            </w:r>
            <w:proofErr w:type="spellStart"/>
            <w:r w:rsidRPr="00992C24">
              <w:rPr>
                <w:rFonts w:ascii="Times New Roman" w:eastAsia="Times New Roman" w:hAnsi="Times New Roman" w:cs="Times New Roman"/>
                <w:color w:val="000000"/>
              </w:rPr>
              <w:t>helloWorld.html</w:t>
            </w:r>
            <w:proofErr w:type="spellEnd"/>
            <w:r w:rsidRPr="00992C24">
              <w:rPr>
                <w:rFonts w:ascii="Times New Roman" w:eastAsia="Times New Roman" w:hAnsi="Times New Roman" w:cs="Times New Roman"/>
                <w:color w:val="000000"/>
              </w:rPr>
              <w:t xml:space="preserve"> - add your name&gt;</w:t>
            </w:r>
            <w:r w:rsidRPr="00992C24">
              <w:rPr>
                <w:rFonts w:ascii="Times New Roman" w:eastAsia="Times New Roman" w:hAnsi="Times New Roman" w:cs="Times New Roman"/>
                <w:sz w:val="24"/>
                <w:szCs w:val="24"/>
              </w:rPr>
              <w:br/>
            </w:r>
            <w:r w:rsidRPr="00992C24">
              <w:rPr>
                <w:rFonts w:ascii="Times New Roman" w:eastAsia="Times New Roman" w:hAnsi="Times New Roman" w:cs="Times New Roman"/>
                <w:color w:val="000000"/>
              </w:rPr>
              <w:t xml:space="preserve">bash-3.2$ </w:t>
            </w:r>
            <w:proofErr w:type="spellStart"/>
            <w:r w:rsidRPr="00992C24">
              <w:rPr>
                <w:rFonts w:ascii="Times New Roman" w:eastAsia="Times New Roman" w:hAnsi="Times New Roman" w:cs="Times New Roman"/>
                <w:color w:val="000000"/>
              </w:rPr>
              <w:t>git</w:t>
            </w:r>
            <w:proofErr w:type="spellEnd"/>
            <w:r w:rsidRPr="00992C24">
              <w:rPr>
                <w:rFonts w:ascii="Times New Roman" w:eastAsia="Times New Roman" w:hAnsi="Times New Roman" w:cs="Times New Roman"/>
                <w:color w:val="000000"/>
              </w:rPr>
              <w:t xml:space="preserve"> remote add [repo name] </w:t>
            </w:r>
            <w:proofErr w:type="spellStart"/>
            <w:r w:rsidRPr="00992C24">
              <w:rPr>
                <w:rFonts w:ascii="Times New Roman" w:eastAsia="Times New Roman" w:hAnsi="Times New Roman" w:cs="Times New Roman"/>
                <w:color w:val="000000"/>
              </w:rPr>
              <w:t>git@github.com:samuelbjohnson</w:t>
            </w:r>
            <w:proofErr w:type="spellEnd"/>
            <w:r w:rsidRPr="00992C24">
              <w:rPr>
                <w:rFonts w:ascii="Times New Roman" w:eastAsia="Times New Roman" w:hAnsi="Times New Roman" w:cs="Times New Roman"/>
                <w:color w:val="000000"/>
              </w:rPr>
              <w:t>/cross-</w:t>
            </w:r>
            <w:proofErr w:type="spellStart"/>
            <w:r w:rsidRPr="00992C24">
              <w:rPr>
                <w:rFonts w:ascii="Times New Roman" w:eastAsia="Times New Roman" w:hAnsi="Times New Roman" w:cs="Times New Roman"/>
                <w:color w:val="000000"/>
              </w:rPr>
              <w:t>topix.git</w:t>
            </w:r>
            <w:proofErr w:type="spellEnd"/>
            <w:r w:rsidRPr="00992C24">
              <w:rPr>
                <w:rFonts w:ascii="Times New Roman" w:eastAsia="Times New Roman" w:hAnsi="Times New Roman" w:cs="Times New Roman"/>
                <w:sz w:val="24"/>
                <w:szCs w:val="24"/>
              </w:rPr>
              <w:br/>
            </w:r>
            <w:r w:rsidRPr="00992C24">
              <w:rPr>
                <w:rFonts w:ascii="Times New Roman" w:eastAsia="Times New Roman" w:hAnsi="Times New Roman" w:cs="Times New Roman"/>
                <w:color w:val="000000"/>
              </w:rPr>
              <w:t xml:space="preserve">bash-3.2$ </w:t>
            </w:r>
            <w:proofErr w:type="spellStart"/>
            <w:r w:rsidRPr="00992C24">
              <w:rPr>
                <w:rFonts w:ascii="Times New Roman" w:eastAsia="Times New Roman" w:hAnsi="Times New Roman" w:cs="Times New Roman"/>
                <w:color w:val="000000"/>
              </w:rPr>
              <w:t>git</w:t>
            </w:r>
            <w:proofErr w:type="spellEnd"/>
            <w:r w:rsidRPr="00992C24">
              <w:rPr>
                <w:rFonts w:ascii="Times New Roman" w:eastAsia="Times New Roman" w:hAnsi="Times New Roman" w:cs="Times New Roman"/>
                <w:color w:val="000000"/>
              </w:rPr>
              <w:t xml:space="preserve"> status</w:t>
            </w:r>
            <w:r w:rsidRPr="00992C24">
              <w:rPr>
                <w:rFonts w:ascii="Times New Roman" w:eastAsia="Times New Roman" w:hAnsi="Times New Roman" w:cs="Times New Roman"/>
                <w:sz w:val="24"/>
                <w:szCs w:val="24"/>
              </w:rPr>
              <w:br/>
            </w:r>
            <w:r w:rsidRPr="00992C24">
              <w:rPr>
                <w:rFonts w:ascii="Times New Roman" w:eastAsia="Times New Roman" w:hAnsi="Times New Roman" w:cs="Times New Roman"/>
                <w:color w:val="000000"/>
              </w:rPr>
              <w:t xml:space="preserve">bash-3.2$ </w:t>
            </w:r>
            <w:proofErr w:type="spellStart"/>
            <w:r w:rsidRPr="00992C24">
              <w:rPr>
                <w:rFonts w:ascii="Times New Roman" w:eastAsia="Times New Roman" w:hAnsi="Times New Roman" w:cs="Times New Roman"/>
                <w:color w:val="000000"/>
              </w:rPr>
              <w:t>git</w:t>
            </w:r>
            <w:proofErr w:type="spellEnd"/>
            <w:r w:rsidRPr="00992C24">
              <w:rPr>
                <w:rFonts w:ascii="Times New Roman" w:eastAsia="Times New Roman" w:hAnsi="Times New Roman" w:cs="Times New Roman"/>
                <w:color w:val="000000"/>
              </w:rPr>
              <w:t xml:space="preserve"> diff </w:t>
            </w:r>
            <w:proofErr w:type="spellStart"/>
            <w:r w:rsidRPr="00992C24">
              <w:rPr>
                <w:rFonts w:ascii="Times New Roman" w:eastAsia="Times New Roman" w:hAnsi="Times New Roman" w:cs="Times New Roman"/>
                <w:color w:val="000000"/>
              </w:rPr>
              <w:t>helloWorld.html</w:t>
            </w:r>
            <w:proofErr w:type="spellEnd"/>
            <w:r w:rsidRPr="00992C24">
              <w:rPr>
                <w:rFonts w:ascii="Times New Roman" w:eastAsia="Times New Roman" w:hAnsi="Times New Roman" w:cs="Times New Roman"/>
                <w:sz w:val="24"/>
                <w:szCs w:val="24"/>
              </w:rPr>
              <w:br/>
            </w:r>
            <w:r w:rsidRPr="00992C24">
              <w:rPr>
                <w:rFonts w:ascii="Times New Roman" w:eastAsia="Times New Roman" w:hAnsi="Times New Roman" w:cs="Times New Roman"/>
                <w:color w:val="000000"/>
              </w:rPr>
              <w:t xml:space="preserve">bash-3.2$ </w:t>
            </w:r>
            <w:proofErr w:type="spellStart"/>
            <w:r w:rsidRPr="00992C24">
              <w:rPr>
                <w:rFonts w:ascii="Times New Roman" w:eastAsia="Times New Roman" w:hAnsi="Times New Roman" w:cs="Times New Roman"/>
                <w:color w:val="000000"/>
              </w:rPr>
              <w:t>git</w:t>
            </w:r>
            <w:proofErr w:type="spellEnd"/>
            <w:r w:rsidRPr="00992C24">
              <w:rPr>
                <w:rFonts w:ascii="Times New Roman" w:eastAsia="Times New Roman" w:hAnsi="Times New Roman" w:cs="Times New Roman"/>
                <w:color w:val="000000"/>
              </w:rPr>
              <w:t xml:space="preserve"> add </w:t>
            </w:r>
            <w:proofErr w:type="spellStart"/>
            <w:r w:rsidRPr="00992C24">
              <w:rPr>
                <w:rFonts w:ascii="Times New Roman" w:eastAsia="Times New Roman" w:hAnsi="Times New Roman" w:cs="Times New Roman"/>
                <w:color w:val="000000"/>
              </w:rPr>
              <w:t>helloWorld.html</w:t>
            </w:r>
            <w:proofErr w:type="spellEnd"/>
            <w:r w:rsidRPr="00992C24">
              <w:rPr>
                <w:rFonts w:ascii="Times New Roman" w:eastAsia="Times New Roman" w:hAnsi="Times New Roman" w:cs="Times New Roman"/>
                <w:sz w:val="24"/>
                <w:szCs w:val="24"/>
              </w:rPr>
              <w:br/>
            </w:r>
            <w:r w:rsidRPr="00992C24">
              <w:rPr>
                <w:rFonts w:ascii="Times New Roman" w:eastAsia="Times New Roman" w:hAnsi="Times New Roman" w:cs="Times New Roman"/>
                <w:color w:val="000000"/>
              </w:rPr>
              <w:t xml:space="preserve">bash-3.2$ </w:t>
            </w:r>
            <w:proofErr w:type="spellStart"/>
            <w:r w:rsidRPr="00992C24">
              <w:rPr>
                <w:rFonts w:ascii="Times New Roman" w:eastAsia="Times New Roman" w:hAnsi="Times New Roman" w:cs="Times New Roman"/>
                <w:color w:val="000000"/>
              </w:rPr>
              <w:t>git</w:t>
            </w:r>
            <w:proofErr w:type="spellEnd"/>
            <w:r w:rsidRPr="00992C24">
              <w:rPr>
                <w:rFonts w:ascii="Times New Roman" w:eastAsia="Times New Roman" w:hAnsi="Times New Roman" w:cs="Times New Roman"/>
                <w:color w:val="000000"/>
              </w:rPr>
              <w:t xml:space="preserve"> commit </w:t>
            </w:r>
            <w:proofErr w:type="spellStart"/>
            <w:r w:rsidRPr="00992C24">
              <w:rPr>
                <w:rFonts w:ascii="Times New Roman" w:eastAsia="Times New Roman" w:hAnsi="Times New Roman" w:cs="Times New Roman"/>
                <w:color w:val="000000"/>
              </w:rPr>
              <w:t>helloWorld.html</w:t>
            </w:r>
            <w:proofErr w:type="spellEnd"/>
            <w:r w:rsidRPr="00992C24">
              <w:rPr>
                <w:rFonts w:ascii="Times New Roman" w:eastAsia="Times New Roman" w:hAnsi="Times New Roman" w:cs="Times New Roman"/>
                <w:color w:val="000000"/>
              </w:rPr>
              <w:t xml:space="preserve"> -m “Some message”</w:t>
            </w:r>
            <w:r w:rsidRPr="00992C24">
              <w:rPr>
                <w:rFonts w:ascii="Times New Roman" w:eastAsia="Times New Roman" w:hAnsi="Times New Roman" w:cs="Times New Roman"/>
                <w:sz w:val="24"/>
                <w:szCs w:val="24"/>
              </w:rPr>
              <w:br/>
            </w:r>
            <w:r w:rsidRPr="00992C24">
              <w:rPr>
                <w:rFonts w:ascii="Times New Roman" w:eastAsia="Times New Roman" w:hAnsi="Times New Roman" w:cs="Times New Roman"/>
                <w:color w:val="000000"/>
              </w:rPr>
              <w:t xml:space="preserve">bash-3.2$ </w:t>
            </w:r>
            <w:proofErr w:type="spellStart"/>
            <w:r w:rsidRPr="00992C24">
              <w:rPr>
                <w:rFonts w:ascii="Times New Roman" w:eastAsia="Times New Roman" w:hAnsi="Times New Roman" w:cs="Times New Roman"/>
                <w:color w:val="000000"/>
              </w:rPr>
              <w:t>git</w:t>
            </w:r>
            <w:proofErr w:type="spellEnd"/>
            <w:r w:rsidRPr="00992C24">
              <w:rPr>
                <w:rFonts w:ascii="Times New Roman" w:eastAsia="Times New Roman" w:hAnsi="Times New Roman" w:cs="Times New Roman"/>
                <w:color w:val="000000"/>
              </w:rPr>
              <w:t xml:space="preserve"> push [repo name] master</w:t>
            </w:r>
          </w:p>
        </w:tc>
      </w:tr>
    </w:tbl>
    <w:p w:rsidR="006E0A3D" w:rsidRPr="00992C24" w:rsidRDefault="006E0A3D" w:rsidP="006E0A3D">
      <w:pPr>
        <w:spacing w:after="0"/>
        <w:rPr>
          <w:rFonts w:ascii="Times New Roman" w:eastAsia="Times New Roman" w:hAnsi="Times New Roman" w:cs="Times New Roman"/>
          <w:color w:val="000000"/>
          <w:sz w:val="27"/>
          <w:szCs w:val="27"/>
        </w:rPr>
      </w:pPr>
      <w:r w:rsidRPr="00992C24">
        <w:rPr>
          <w:rFonts w:ascii="Times New Roman" w:eastAsia="Times New Roman" w:hAnsi="Times New Roman" w:cs="Times New Roman"/>
          <w:color w:val="000000"/>
          <w:sz w:val="27"/>
          <w:szCs w:val="27"/>
        </w:rPr>
        <w:t>*</w:t>
      </w:r>
    </w:p>
    <w:p w:rsidR="006E0A3D" w:rsidRDefault="006E0A3D" w:rsidP="00EB5D02">
      <w:pPr>
        <w:spacing w:after="0"/>
        <w:rPr>
          <w:rFonts w:ascii="Times New Roman" w:eastAsia="Times New Roman" w:hAnsi="Times New Roman" w:cs="Times New Roman"/>
          <w:color w:val="000000"/>
          <w:sz w:val="27"/>
          <w:szCs w:val="27"/>
        </w:rPr>
      </w:pPr>
    </w:p>
    <w:p w:rsidR="00B62209" w:rsidRDefault="00B62209" w:rsidP="00254B2D">
      <w:pPr>
        <w:pStyle w:val="Heading2"/>
        <w:spacing w:before="0" w:beforeAutospacing="0" w:after="0" w:afterAutospacing="0"/>
        <w:rPr>
          <w:color w:val="000000"/>
          <w:sz w:val="24"/>
          <w:szCs w:val="24"/>
        </w:rPr>
      </w:pPr>
      <w:bookmarkStart w:id="705" w:name="_Toc291750541"/>
      <w:bookmarkStart w:id="706" w:name="_Toc291793231"/>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254B2D" w:rsidRPr="002348F8" w:rsidRDefault="006E0A3D" w:rsidP="00254B2D">
      <w:pPr>
        <w:pStyle w:val="Heading2"/>
        <w:spacing w:before="0" w:beforeAutospacing="0" w:after="0" w:afterAutospacing="0"/>
        <w:rPr>
          <w:b w:val="0"/>
          <w:bCs w:val="0"/>
          <w:color w:val="000000"/>
          <w:sz w:val="24"/>
          <w:szCs w:val="24"/>
        </w:rPr>
      </w:pPr>
      <w:r>
        <w:rPr>
          <w:color w:val="000000"/>
          <w:sz w:val="24"/>
          <w:szCs w:val="24"/>
        </w:rPr>
        <w:t>L</w:t>
      </w:r>
      <w:r w:rsidR="008624B9">
        <w:rPr>
          <w:color w:val="000000"/>
          <w:sz w:val="24"/>
          <w:szCs w:val="24"/>
        </w:rPr>
        <w:t xml:space="preserve">. </w:t>
      </w:r>
      <w:r w:rsidR="00254B2D" w:rsidRPr="002348F8">
        <w:rPr>
          <w:color w:val="000000"/>
          <w:sz w:val="24"/>
          <w:szCs w:val="24"/>
        </w:rPr>
        <w:t>Meeting Notes</w:t>
      </w:r>
      <w:bookmarkEnd w:id="705"/>
      <w:bookmarkEnd w:id="706"/>
      <w:r w:rsidR="00254B2D" w:rsidRPr="002348F8">
        <w:rPr>
          <w:color w:val="000000"/>
          <w:sz w:val="24"/>
          <w:szCs w:val="24"/>
        </w:rPr>
        <w:t xml:space="preserve"> </w:t>
      </w:r>
    </w:p>
    <w:p w:rsidR="00254B2D" w:rsidRPr="000D53FB" w:rsidRDefault="00254B2D" w:rsidP="00254B2D">
      <w:pPr>
        <w:spacing w:after="0"/>
        <w:rPr>
          <w:rFonts w:ascii="Times New Roman" w:eastAsia="Times New Roman" w:hAnsi="Times New Roman" w:cs="Times New Roman"/>
          <w:b/>
          <w:color w:val="000000"/>
        </w:rPr>
      </w:pPr>
      <w:r w:rsidRPr="00CA7C70">
        <w:rPr>
          <w:rFonts w:ascii="Times New Roman" w:eastAsia="Times New Roman" w:hAnsi="Times New Roman" w:cs="Times New Roman"/>
          <w:b/>
          <w:color w:val="000000"/>
        </w:rPr>
        <w:t xml:space="preserve">A history of meetings Orange Group - </w:t>
      </w:r>
      <w:proofErr w:type="gramStart"/>
      <w:r w:rsidRPr="00CA7C70">
        <w:rPr>
          <w:rFonts w:ascii="Times New Roman" w:eastAsia="Times New Roman" w:hAnsi="Times New Roman" w:cs="Times New Roman"/>
          <w:b/>
          <w:color w:val="000000"/>
        </w:rPr>
        <w:t>Spring</w:t>
      </w:r>
      <w:proofErr w:type="gramEnd"/>
      <w:r w:rsidRPr="00CA7C70">
        <w:rPr>
          <w:rFonts w:ascii="Times New Roman" w:eastAsia="Times New Roman" w:hAnsi="Times New Roman" w:cs="Times New Roman"/>
          <w:b/>
          <w:color w:val="000000"/>
        </w:rPr>
        <w:t xml:space="preserve"> 2011</w:t>
      </w:r>
    </w:p>
    <w:p w:rsidR="00254B2D" w:rsidRPr="00254B2D" w:rsidRDefault="00254B2D" w:rsidP="00254B2D">
      <w:pPr>
        <w:spacing w:after="0"/>
        <w:rPr>
          <w:rFonts w:ascii="Times New Roman" w:eastAsia="Times New Roman" w:hAnsi="Times New Roman" w:cs="Times New Roman"/>
          <w:b/>
          <w:color w:val="000000"/>
        </w:rPr>
      </w:pPr>
      <w:r w:rsidRPr="00CA7C70">
        <w:rPr>
          <w:rFonts w:ascii="Times New Roman" w:eastAsia="Times New Roman" w:hAnsi="Times New Roman" w:cs="Times New Roman"/>
          <w:b/>
          <w:color w:val="000000"/>
        </w:rPr>
        <w:br/>
      </w:r>
      <w:r w:rsidRPr="00254B2D">
        <w:rPr>
          <w:rFonts w:ascii="Times New Roman" w:eastAsia="Times New Roman" w:hAnsi="Times New Roman" w:cs="Times New Roman"/>
          <w:b/>
          <w:color w:val="000000"/>
          <w:u w:val="single"/>
        </w:rPr>
        <w:t>Meeting notes: Tuesday 2011 April 05</w:t>
      </w:r>
    </w:p>
    <w:p w:rsidR="00254B2D" w:rsidRPr="00CA7C70" w:rsidRDefault="00254B2D" w:rsidP="00254B2D">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ab/>
      </w:r>
      <w:r w:rsidRPr="00254B2D">
        <w:rPr>
          <w:rFonts w:ascii="Times New Roman" w:eastAsia="Times New Roman" w:hAnsi="Times New Roman" w:cs="Times New Roman"/>
          <w:color w:val="000000"/>
        </w:rPr>
        <w:t>Discussed the Possibilities of the Project</w:t>
      </w:r>
      <w:r w:rsidRPr="00254B2D">
        <w:rPr>
          <w:rFonts w:ascii="Times New Roman" w:eastAsia="Times New Roman" w:hAnsi="Times New Roman" w:cs="Times New Roman"/>
          <w:color w:val="000000"/>
        </w:rPr>
        <w:br/>
      </w:r>
      <w:r>
        <w:rPr>
          <w:rFonts w:ascii="Times New Roman" w:eastAsia="Times New Roman" w:hAnsi="Times New Roman" w:cs="Times New Roman"/>
          <w:color w:val="000000"/>
        </w:rPr>
        <w:tab/>
      </w:r>
      <w:r w:rsidRPr="00CA7C70">
        <w:rPr>
          <w:rFonts w:ascii="Times New Roman" w:eastAsia="Times New Roman" w:hAnsi="Times New Roman" w:cs="Times New Roman"/>
          <w:color w:val="000000"/>
        </w:rPr>
        <w:t>Instructor: time period, “no half notes”</w:t>
      </w:r>
      <w:r w:rsidRPr="00CA7C70">
        <w:rPr>
          <w:rFonts w:ascii="Times New Roman" w:eastAsia="Times New Roman" w:hAnsi="Times New Roman" w:cs="Times New Roman"/>
          <w:color w:val="000000"/>
        </w:rPr>
        <w:br/>
      </w:r>
      <w:r>
        <w:rPr>
          <w:rFonts w:ascii="Times New Roman" w:eastAsia="Times New Roman" w:hAnsi="Times New Roman" w:cs="Times New Roman"/>
          <w:color w:val="000000"/>
        </w:rPr>
        <w:tab/>
      </w:r>
      <w:r w:rsidRPr="00CA7C70">
        <w:rPr>
          <w:rFonts w:ascii="Times New Roman" w:eastAsia="Times New Roman" w:hAnsi="Times New Roman" w:cs="Times New Roman"/>
          <w:color w:val="000000"/>
        </w:rPr>
        <w:t xml:space="preserve">independent musician: I want sheet music. </w:t>
      </w:r>
      <w:proofErr w:type="gramStart"/>
      <w:r w:rsidRPr="00CA7C70">
        <w:rPr>
          <w:rFonts w:ascii="Times New Roman" w:eastAsia="Times New Roman" w:hAnsi="Times New Roman" w:cs="Times New Roman"/>
          <w:color w:val="000000"/>
        </w:rPr>
        <w:t>arrangements</w:t>
      </w:r>
      <w:proofErr w:type="gramEnd"/>
      <w:r w:rsidRPr="00CA7C70">
        <w:rPr>
          <w:rFonts w:ascii="Times New Roman" w:eastAsia="Times New Roman" w:hAnsi="Times New Roman" w:cs="Times New Roman"/>
          <w:color w:val="000000"/>
        </w:rPr>
        <w:t>.</w:t>
      </w:r>
      <w:r w:rsidRPr="00CA7C70">
        <w:rPr>
          <w:rFonts w:ascii="Times New Roman" w:eastAsia="Times New Roman" w:hAnsi="Times New Roman" w:cs="Times New Roman"/>
          <w:color w:val="000000"/>
        </w:rPr>
        <w:br/>
      </w:r>
      <w:r>
        <w:rPr>
          <w:rFonts w:ascii="Times New Roman" w:eastAsia="Times New Roman" w:hAnsi="Times New Roman" w:cs="Times New Roman"/>
          <w:color w:val="000000"/>
        </w:rPr>
        <w:tab/>
      </w:r>
      <w:proofErr w:type="gramStart"/>
      <w:r w:rsidRPr="00CA7C70">
        <w:rPr>
          <w:rFonts w:ascii="Times New Roman" w:eastAsia="Times New Roman" w:hAnsi="Times New Roman" w:cs="Times New Roman"/>
          <w:color w:val="000000"/>
        </w:rPr>
        <w:t>create</w:t>
      </w:r>
      <w:proofErr w:type="gramEnd"/>
      <w:r w:rsidRPr="00CA7C70">
        <w:rPr>
          <w:rFonts w:ascii="Times New Roman" w:eastAsia="Times New Roman" w:hAnsi="Times New Roman" w:cs="Times New Roman"/>
          <w:color w:val="000000"/>
        </w:rPr>
        <w:t xml:space="preserve"> an ontology? </w:t>
      </w:r>
      <w:proofErr w:type="gramStart"/>
      <w:r w:rsidRPr="00CA7C70">
        <w:rPr>
          <w:rFonts w:ascii="Times New Roman" w:eastAsia="Times New Roman" w:hAnsi="Times New Roman" w:cs="Times New Roman"/>
          <w:color w:val="000000"/>
        </w:rPr>
        <w:t>keep</w:t>
      </w:r>
      <w:proofErr w:type="gramEnd"/>
      <w:r w:rsidRPr="00CA7C70">
        <w:rPr>
          <w:rFonts w:ascii="Times New Roman" w:eastAsia="Times New Roman" w:hAnsi="Times New Roman" w:cs="Times New Roman"/>
          <w:color w:val="000000"/>
        </w:rPr>
        <w:t xml:space="preserve"> it small</w:t>
      </w:r>
      <w:r w:rsidRPr="00CA7C70">
        <w:rPr>
          <w:rFonts w:ascii="Times New Roman" w:eastAsia="Times New Roman" w:hAnsi="Times New Roman" w:cs="Times New Roman"/>
          <w:color w:val="000000"/>
        </w:rPr>
        <w:br/>
      </w:r>
      <w:r>
        <w:rPr>
          <w:rFonts w:ascii="Times New Roman" w:eastAsia="Times New Roman" w:hAnsi="Times New Roman" w:cs="Times New Roman"/>
          <w:color w:val="000000"/>
        </w:rPr>
        <w:tab/>
      </w:r>
      <w:r w:rsidRPr="00CA7C70">
        <w:rPr>
          <w:rFonts w:ascii="Times New Roman" w:eastAsia="Times New Roman" w:hAnsi="Times New Roman" w:cs="Times New Roman"/>
          <w:color w:val="000000"/>
        </w:rPr>
        <w:t xml:space="preserve">emotional component - music at fourth of </w:t>
      </w:r>
      <w:proofErr w:type="spellStart"/>
      <w:r w:rsidRPr="00CA7C70">
        <w:rPr>
          <w:rFonts w:ascii="Times New Roman" w:eastAsia="Times New Roman" w:hAnsi="Times New Roman" w:cs="Times New Roman"/>
          <w:color w:val="000000"/>
        </w:rPr>
        <w:t>july</w:t>
      </w:r>
      <w:proofErr w:type="spellEnd"/>
      <w:r w:rsidRPr="00CA7C70">
        <w:rPr>
          <w:rFonts w:ascii="Times New Roman" w:eastAsia="Times New Roman" w:hAnsi="Times New Roman" w:cs="Times New Roman"/>
          <w:color w:val="000000"/>
        </w:rPr>
        <w:t>, at a wedding.</w:t>
      </w:r>
      <w:r w:rsidRPr="00CA7C70">
        <w:rPr>
          <w:rFonts w:ascii="Times New Roman" w:eastAsia="Times New Roman" w:hAnsi="Times New Roman" w:cs="Times New Roman"/>
          <w:color w:val="000000"/>
        </w:rPr>
        <w:br/>
      </w:r>
    </w:p>
    <w:p w:rsidR="00254B2D" w:rsidRPr="00254B2D" w:rsidRDefault="00254B2D" w:rsidP="00254B2D">
      <w:pPr>
        <w:spacing w:after="0"/>
        <w:ind w:left="720" w:hanging="720"/>
        <w:rPr>
          <w:rFonts w:ascii="Times New Roman" w:eastAsia="Times New Roman" w:hAnsi="Times New Roman" w:cs="Times New Roman"/>
          <w:b/>
          <w:color w:val="000000"/>
        </w:rPr>
      </w:pPr>
      <w:r w:rsidRPr="00254B2D">
        <w:rPr>
          <w:rFonts w:ascii="Times New Roman" w:eastAsia="Times New Roman" w:hAnsi="Times New Roman" w:cs="Times New Roman"/>
          <w:b/>
          <w:color w:val="000000"/>
          <w:u w:val="single"/>
        </w:rPr>
        <w:t>Meeting notes: Thursday 2011 April 07</w:t>
      </w:r>
      <w:r w:rsidRPr="00CA7C70">
        <w:rPr>
          <w:rFonts w:ascii="Times New Roman" w:eastAsia="Times New Roman" w:hAnsi="Times New Roman" w:cs="Times New Roman"/>
          <w:color w:val="000000"/>
        </w:rPr>
        <w:br/>
        <w:t>Tonight’s Goals</w:t>
      </w:r>
      <w:r>
        <w:rPr>
          <w:rFonts w:ascii="Times New Roman" w:eastAsia="Times New Roman" w:hAnsi="Times New Roman" w:cs="Times New Roman"/>
          <w:color w:val="000000"/>
        </w:rPr>
        <w:t>:</w:t>
      </w:r>
      <w:r w:rsidRPr="00CA7C70">
        <w:rPr>
          <w:rFonts w:ascii="Times New Roman" w:eastAsia="Times New Roman" w:hAnsi="Times New Roman" w:cs="Times New Roman"/>
          <w:color w:val="000000"/>
        </w:rPr>
        <w:tab/>
      </w:r>
      <w:r w:rsidRPr="00CA7C70">
        <w:rPr>
          <w:rFonts w:ascii="Times New Roman" w:eastAsia="Times New Roman" w:hAnsi="Times New Roman" w:cs="Times New Roman"/>
          <w:color w:val="000000"/>
        </w:rPr>
        <w:tab/>
      </w:r>
      <w:r w:rsidRPr="00CA7C70">
        <w:rPr>
          <w:rFonts w:ascii="Times New Roman" w:eastAsia="Times New Roman" w:hAnsi="Times New Roman" w:cs="Times New Roman"/>
          <w:color w:val="000000"/>
        </w:rPr>
        <w:tab/>
      </w:r>
      <w:r w:rsidRPr="00CA7C70">
        <w:rPr>
          <w:rFonts w:ascii="Times New Roman" w:eastAsia="Times New Roman" w:hAnsi="Times New Roman" w:cs="Times New Roman"/>
          <w:color w:val="000000"/>
        </w:rPr>
        <w:tab/>
      </w:r>
      <w:r w:rsidRPr="00CA7C70">
        <w:rPr>
          <w:rFonts w:ascii="Times New Roman" w:eastAsia="Times New Roman" w:hAnsi="Times New Roman" w:cs="Times New Roman"/>
          <w:color w:val="000000"/>
        </w:rPr>
        <w:tab/>
      </w:r>
      <w:r w:rsidRPr="00CA7C70">
        <w:rPr>
          <w:rFonts w:ascii="Times New Roman" w:eastAsia="Times New Roman" w:hAnsi="Times New Roman" w:cs="Times New Roman"/>
          <w:color w:val="000000"/>
        </w:rPr>
        <w:br/>
        <w:t>1. Subset of Wiki</w:t>
      </w:r>
      <w:r w:rsidRPr="00CA7C70">
        <w:rPr>
          <w:rFonts w:ascii="Times New Roman" w:eastAsia="Times New Roman" w:hAnsi="Times New Roman" w:cs="Times New Roman"/>
          <w:color w:val="000000"/>
        </w:rPr>
        <w:br/>
        <w:t>2. Develop example content</w:t>
      </w:r>
      <w:r w:rsidRPr="00CA7C70">
        <w:rPr>
          <w:rFonts w:ascii="Times New Roman" w:eastAsia="Times New Roman" w:hAnsi="Times New Roman" w:cs="Times New Roman"/>
          <w:color w:val="000000"/>
        </w:rPr>
        <w:br/>
        <w:t>3. How search that?</w:t>
      </w:r>
      <w:r w:rsidRPr="00CA7C70">
        <w:rPr>
          <w:rFonts w:ascii="Times New Roman" w:eastAsia="Times New Roman" w:hAnsi="Times New Roman" w:cs="Times New Roman"/>
          <w:color w:val="000000"/>
        </w:rPr>
        <w:br/>
        <w:t>4. Small model</w:t>
      </w:r>
      <w:r w:rsidRPr="00CA7C70">
        <w:rPr>
          <w:rFonts w:ascii="Times New Roman" w:eastAsia="Times New Roman" w:hAnsi="Times New Roman" w:cs="Times New Roman"/>
          <w:color w:val="000000"/>
        </w:rPr>
        <w:br/>
      </w:r>
      <w:r w:rsidRPr="00CA7C70">
        <w:rPr>
          <w:rFonts w:ascii="Times New Roman" w:eastAsia="Times New Roman" w:hAnsi="Times New Roman" w:cs="Times New Roman"/>
          <w:color w:val="000000"/>
        </w:rPr>
        <w:br/>
      </w:r>
      <w:r w:rsidRPr="00CA7C70">
        <w:rPr>
          <w:rFonts w:ascii="Times New Roman" w:eastAsia="Times New Roman" w:hAnsi="Times New Roman" w:cs="Times New Roman"/>
          <w:color w:val="000000"/>
        </w:rPr>
        <w:tab/>
        <w:t xml:space="preserve">1. We want to </w:t>
      </w:r>
      <w:r w:rsidRPr="00CA7C70">
        <w:rPr>
          <w:rFonts w:ascii="Times New Roman" w:eastAsia="Times New Roman" w:hAnsi="Times New Roman" w:cs="Times New Roman"/>
          <w:color w:val="000000"/>
        </w:rPr>
        <w:tab/>
        <w:t>Facilitate Browsing</w:t>
      </w:r>
      <w:r w:rsidRPr="00CA7C70">
        <w:rPr>
          <w:rFonts w:ascii="Times New Roman" w:eastAsia="Times New Roman" w:hAnsi="Times New Roman" w:cs="Times New Roman"/>
          <w:color w:val="000000"/>
        </w:rPr>
        <w:br/>
      </w:r>
      <w:r w:rsidRPr="00CA7C70">
        <w:rPr>
          <w:rFonts w:ascii="Times New Roman" w:eastAsia="Times New Roman" w:hAnsi="Times New Roman" w:cs="Times New Roman"/>
          <w:color w:val="000000"/>
        </w:rPr>
        <w:tab/>
        <w:t>2. Be able to address number of instruments</w:t>
      </w:r>
      <w:r w:rsidRPr="00CA7C70">
        <w:rPr>
          <w:rFonts w:ascii="Times New Roman" w:eastAsia="Times New Roman" w:hAnsi="Times New Roman" w:cs="Times New Roman"/>
          <w:color w:val="000000"/>
        </w:rPr>
        <w:br/>
      </w:r>
      <w:r w:rsidRPr="00CA7C70">
        <w:rPr>
          <w:rFonts w:ascii="Times New Roman" w:eastAsia="Times New Roman" w:hAnsi="Times New Roman" w:cs="Times New Roman"/>
          <w:color w:val="000000"/>
        </w:rPr>
        <w:br/>
        <w:t>Browsing, NOT search.</w:t>
      </w:r>
      <w:r w:rsidRPr="00CA7C70">
        <w:rPr>
          <w:rFonts w:ascii="Times New Roman" w:eastAsia="Times New Roman" w:hAnsi="Times New Roman" w:cs="Times New Roman"/>
          <w:color w:val="000000"/>
        </w:rPr>
        <w:br/>
        <w:t xml:space="preserve">Don’t know composer, style, </w:t>
      </w:r>
      <w:proofErr w:type="gramStart"/>
      <w:r w:rsidRPr="00CA7C70">
        <w:rPr>
          <w:rFonts w:ascii="Times New Roman" w:eastAsia="Times New Roman" w:hAnsi="Times New Roman" w:cs="Times New Roman"/>
          <w:color w:val="000000"/>
        </w:rPr>
        <w:t>piece</w:t>
      </w:r>
      <w:proofErr w:type="gramEnd"/>
      <w:r w:rsidRPr="00CA7C70">
        <w:rPr>
          <w:rFonts w:ascii="Times New Roman" w:eastAsia="Times New Roman" w:hAnsi="Times New Roman" w:cs="Times New Roman"/>
          <w:color w:val="000000"/>
        </w:rPr>
        <w:t>.</w:t>
      </w:r>
      <w:r w:rsidRPr="00CA7C70">
        <w:rPr>
          <w:rFonts w:ascii="Times New Roman" w:eastAsia="Times New Roman" w:hAnsi="Times New Roman" w:cs="Times New Roman"/>
          <w:color w:val="000000"/>
        </w:rPr>
        <w:br/>
      </w:r>
      <w:proofErr w:type="gramStart"/>
      <w:r w:rsidRPr="00CA7C70">
        <w:rPr>
          <w:rFonts w:ascii="Times New Roman" w:eastAsia="Times New Roman" w:hAnsi="Times New Roman" w:cs="Times New Roman"/>
          <w:color w:val="000000"/>
        </w:rPr>
        <w:t>Upbeat music for marching band.</w:t>
      </w:r>
      <w:proofErr w:type="gramEnd"/>
      <w:r w:rsidRPr="00CA7C70">
        <w:rPr>
          <w:rFonts w:ascii="Times New Roman" w:eastAsia="Times New Roman" w:hAnsi="Times New Roman" w:cs="Times New Roman"/>
          <w:color w:val="000000"/>
        </w:rPr>
        <w:br/>
        <w:t>Given a s</w:t>
      </w:r>
      <w:r>
        <w:rPr>
          <w:rFonts w:ascii="Times New Roman" w:eastAsia="Times New Roman" w:hAnsi="Times New Roman" w:cs="Times New Roman"/>
          <w:color w:val="000000"/>
        </w:rPr>
        <w:t>et of instruments, what works?</w:t>
      </w:r>
      <w:r>
        <w:rPr>
          <w:rFonts w:ascii="Times New Roman" w:eastAsia="Times New Roman" w:hAnsi="Times New Roman" w:cs="Times New Roman"/>
          <w:color w:val="000000"/>
        </w:rPr>
        <w:br/>
      </w:r>
    </w:p>
    <w:p w:rsidR="00254B2D" w:rsidRPr="00254B2D" w:rsidRDefault="00254B2D" w:rsidP="00254B2D">
      <w:pPr>
        <w:spacing w:after="0"/>
        <w:rPr>
          <w:rFonts w:ascii="Times New Roman" w:eastAsia="Times New Roman" w:hAnsi="Times New Roman" w:cs="Times New Roman"/>
          <w:b/>
          <w:color w:val="000000"/>
          <w:u w:val="single"/>
        </w:rPr>
      </w:pPr>
      <w:r w:rsidRPr="00254B2D">
        <w:rPr>
          <w:rFonts w:ascii="Times New Roman" w:eastAsia="Times New Roman" w:hAnsi="Times New Roman" w:cs="Times New Roman"/>
          <w:b/>
          <w:color w:val="000000"/>
          <w:u w:val="single"/>
        </w:rPr>
        <w:t>Meeting Notes, Thursday 2011 April 07</w:t>
      </w:r>
    </w:p>
    <w:p w:rsidR="00254B2D" w:rsidRPr="00254B2D" w:rsidRDefault="00254B2D" w:rsidP="00254B2D">
      <w:pPr>
        <w:spacing w:after="0"/>
        <w:ind w:left="720"/>
        <w:rPr>
          <w:rFonts w:ascii="Times New Roman" w:eastAsia="Times New Roman" w:hAnsi="Times New Roman" w:cs="Times New Roman"/>
          <w:b/>
          <w:color w:val="000000"/>
        </w:rPr>
      </w:pPr>
      <w:r w:rsidRPr="00CA7C70">
        <w:rPr>
          <w:rFonts w:ascii="Times New Roman" w:eastAsia="Times New Roman" w:hAnsi="Times New Roman" w:cs="Times New Roman"/>
          <w:color w:val="000000"/>
        </w:rPr>
        <w:t>Define Project- much debate and Tim draws nice</w:t>
      </w:r>
      <w:r w:rsidRPr="00CA7C70">
        <w:rPr>
          <w:rFonts w:ascii="Times New Roman" w:eastAsia="Times New Roman" w:hAnsi="Times New Roman" w:cs="Times New Roman"/>
          <w:color w:val="000000"/>
        </w:rPr>
        <w:br/>
      </w:r>
    </w:p>
    <w:p w:rsidR="00254B2D" w:rsidRPr="00254B2D" w:rsidRDefault="00254B2D" w:rsidP="00254B2D">
      <w:pPr>
        <w:spacing w:after="0"/>
        <w:rPr>
          <w:rFonts w:ascii="Times New Roman" w:eastAsia="Times New Roman" w:hAnsi="Times New Roman" w:cs="Times New Roman"/>
          <w:b/>
          <w:color w:val="000000"/>
        </w:rPr>
      </w:pPr>
      <w:r w:rsidRPr="00254B2D">
        <w:rPr>
          <w:rFonts w:ascii="Times New Roman" w:eastAsia="Times New Roman" w:hAnsi="Times New Roman" w:cs="Times New Roman"/>
          <w:b/>
          <w:color w:val="000000"/>
          <w:u w:val="single"/>
        </w:rPr>
        <w:t>Meeting Notes, Thursday 2011 April 14</w:t>
      </w:r>
    </w:p>
    <w:p w:rsidR="00254B2D" w:rsidRDefault="00254B2D" w:rsidP="00254B2D">
      <w:pPr>
        <w:spacing w:after="0"/>
        <w:ind w:left="720"/>
        <w:rPr>
          <w:rFonts w:ascii="Times New Roman" w:eastAsia="Times New Roman" w:hAnsi="Times New Roman" w:cs="Times New Roman"/>
          <w:color w:val="000000"/>
        </w:rPr>
      </w:pPr>
      <w:r w:rsidRPr="00CA7C70">
        <w:rPr>
          <w:rFonts w:ascii="Times New Roman" w:eastAsia="Times New Roman" w:hAnsi="Times New Roman" w:cs="Times New Roman"/>
          <w:color w:val="000000"/>
        </w:rPr>
        <w:t>Discussed progress of work</w:t>
      </w:r>
      <w:r w:rsidRPr="00CA7C70">
        <w:rPr>
          <w:rFonts w:ascii="Times New Roman" w:eastAsia="Times New Roman" w:hAnsi="Times New Roman" w:cs="Times New Roman"/>
          <w:color w:val="000000"/>
        </w:rPr>
        <w:br/>
        <w:t>Set up goals for the night</w:t>
      </w:r>
      <w:r w:rsidRPr="00CA7C70">
        <w:rPr>
          <w:rFonts w:ascii="Times New Roman" w:eastAsia="Times New Roman" w:hAnsi="Times New Roman" w:cs="Times New Roman"/>
          <w:color w:val="000000"/>
        </w:rPr>
        <w:br/>
      </w:r>
      <w:r w:rsidRPr="00CA7C70">
        <w:rPr>
          <w:rFonts w:ascii="Times New Roman" w:eastAsia="Times New Roman" w:hAnsi="Times New Roman" w:cs="Times New Roman"/>
          <w:color w:val="000000"/>
        </w:rPr>
        <w:tab/>
        <w:t>Yu - Make various diagrams for the project</w:t>
      </w:r>
      <w:r w:rsidRPr="00CA7C70">
        <w:rPr>
          <w:rFonts w:ascii="Times New Roman" w:eastAsia="Times New Roman" w:hAnsi="Times New Roman" w:cs="Times New Roman"/>
          <w:color w:val="000000"/>
        </w:rPr>
        <w:br/>
      </w:r>
      <w:r w:rsidRPr="00CA7C70">
        <w:rPr>
          <w:rFonts w:ascii="Times New Roman" w:eastAsia="Times New Roman" w:hAnsi="Times New Roman" w:cs="Times New Roman"/>
          <w:color w:val="000000"/>
        </w:rPr>
        <w:tab/>
        <w:t>Colin and Amanda - Develop use cases</w:t>
      </w:r>
      <w:r w:rsidRPr="00CA7C70">
        <w:rPr>
          <w:rFonts w:ascii="Times New Roman" w:eastAsia="Times New Roman" w:hAnsi="Times New Roman" w:cs="Times New Roman"/>
          <w:color w:val="000000"/>
        </w:rPr>
        <w:br/>
      </w:r>
      <w:r w:rsidRPr="00CA7C70">
        <w:rPr>
          <w:rFonts w:ascii="Times New Roman" w:eastAsia="Times New Roman" w:hAnsi="Times New Roman" w:cs="Times New Roman"/>
          <w:color w:val="000000"/>
        </w:rPr>
        <w:tab/>
      </w:r>
      <w:r>
        <w:rPr>
          <w:rFonts w:ascii="Times New Roman" w:eastAsia="Times New Roman" w:hAnsi="Times New Roman" w:cs="Times New Roman"/>
          <w:color w:val="000000"/>
        </w:rPr>
        <w:t>Tim - Scraping of two Wiki’</w:t>
      </w:r>
      <w:r w:rsidRPr="00CA7C70">
        <w:rPr>
          <w:rFonts w:ascii="Times New Roman" w:eastAsia="Times New Roman" w:hAnsi="Times New Roman" w:cs="Times New Roman"/>
          <w:color w:val="000000"/>
        </w:rPr>
        <w:t>s</w:t>
      </w:r>
    </w:p>
    <w:p w:rsidR="00254B2D" w:rsidRDefault="00254B2D" w:rsidP="00254B2D">
      <w:pPr>
        <w:spacing w:after="0"/>
        <w:ind w:left="1440" w:hanging="270"/>
        <w:rPr>
          <w:rFonts w:ascii="Times New Roman" w:eastAsia="Times New Roman" w:hAnsi="Times New Roman" w:cs="Times New Roman"/>
          <w:color w:val="000000"/>
        </w:rPr>
      </w:pPr>
      <w:r>
        <w:rPr>
          <w:rFonts w:ascii="Times New Roman" w:eastAsia="Times New Roman" w:hAnsi="Times New Roman" w:cs="Times New Roman"/>
          <w:color w:val="000000"/>
        </w:rPr>
        <w:tab/>
        <w:t>Samuel – Started the joining of the Wiki – complained at size of file. Almost a throw down over file size</w:t>
      </w:r>
    </w:p>
    <w:p w:rsidR="00254B2D" w:rsidRDefault="00254B2D" w:rsidP="00254B2D">
      <w:pPr>
        <w:spacing w:after="0"/>
        <w:rPr>
          <w:rFonts w:ascii="Times New Roman" w:eastAsia="Times New Roman" w:hAnsi="Times New Roman" w:cs="Times New Roman"/>
          <w:color w:val="000000"/>
        </w:rPr>
      </w:pPr>
    </w:p>
    <w:p w:rsidR="00254B2D" w:rsidRPr="00254B2D" w:rsidRDefault="00254B2D" w:rsidP="00254B2D">
      <w:pPr>
        <w:spacing w:after="0"/>
        <w:rPr>
          <w:rFonts w:ascii="Times New Roman" w:eastAsia="Times New Roman" w:hAnsi="Times New Roman" w:cs="Times New Roman"/>
          <w:b/>
          <w:color w:val="000000"/>
          <w:u w:val="single"/>
        </w:rPr>
      </w:pPr>
      <w:r w:rsidRPr="00254B2D">
        <w:rPr>
          <w:rFonts w:ascii="Times New Roman" w:eastAsia="Times New Roman" w:hAnsi="Times New Roman" w:cs="Times New Roman"/>
          <w:b/>
          <w:color w:val="000000"/>
          <w:u w:val="single"/>
        </w:rPr>
        <w:t>Meeting Notes, Thursday 2011 April 21</w:t>
      </w:r>
    </w:p>
    <w:p w:rsidR="00254B2D" w:rsidRDefault="00254B2D" w:rsidP="00254B2D">
      <w:pPr>
        <w:spacing w:after="0"/>
        <w:ind w:left="720"/>
        <w:rPr>
          <w:rFonts w:ascii="Times New Roman" w:eastAsia="Times New Roman" w:hAnsi="Times New Roman" w:cs="Times New Roman"/>
          <w:color w:val="000000"/>
        </w:rPr>
      </w:pPr>
      <w:r>
        <w:rPr>
          <w:rFonts w:ascii="Times New Roman" w:eastAsia="Times New Roman" w:hAnsi="Times New Roman" w:cs="Times New Roman"/>
          <w:color w:val="000000"/>
        </w:rPr>
        <w:t>Discussed progress of work</w:t>
      </w:r>
    </w:p>
    <w:p w:rsidR="00254B2D" w:rsidRPr="00254B2D" w:rsidRDefault="00254B2D" w:rsidP="00254B2D">
      <w:pPr>
        <w:spacing w:after="0"/>
        <w:rPr>
          <w:rFonts w:ascii="Times New Roman" w:eastAsia="Times New Roman" w:hAnsi="Times New Roman" w:cs="Times New Roman"/>
          <w:color w:val="000000"/>
        </w:rPr>
      </w:pPr>
    </w:p>
    <w:p w:rsidR="00254B2D" w:rsidRPr="00254B2D" w:rsidRDefault="00254B2D" w:rsidP="00254B2D">
      <w:pPr>
        <w:spacing w:after="0"/>
        <w:ind w:left="1440" w:hanging="1440"/>
        <w:rPr>
          <w:rFonts w:ascii="Times New Roman" w:eastAsia="Times New Roman" w:hAnsi="Times New Roman" w:cs="Times New Roman"/>
          <w:color w:val="000000"/>
        </w:rPr>
      </w:pPr>
      <w:r w:rsidRPr="00254B2D">
        <w:rPr>
          <w:rFonts w:ascii="Times New Roman" w:eastAsia="Times New Roman" w:hAnsi="Times New Roman" w:cs="Times New Roman"/>
          <w:color w:val="000000"/>
        </w:rPr>
        <w:tab/>
        <w:t>Yu – created all diagrams for the project, created Sparkle endpoint</w:t>
      </w:r>
    </w:p>
    <w:p w:rsidR="00254B2D" w:rsidRPr="00254B2D" w:rsidRDefault="00254B2D" w:rsidP="00254B2D">
      <w:pPr>
        <w:spacing w:after="0"/>
        <w:ind w:left="1440" w:hanging="1440"/>
        <w:rPr>
          <w:rFonts w:ascii="Times New Roman" w:eastAsia="Times New Roman" w:hAnsi="Times New Roman" w:cs="Times New Roman"/>
          <w:color w:val="000000"/>
        </w:rPr>
      </w:pPr>
      <w:r w:rsidRPr="00254B2D">
        <w:rPr>
          <w:rFonts w:ascii="Times New Roman" w:eastAsia="Times New Roman" w:hAnsi="Times New Roman" w:cs="Times New Roman"/>
          <w:color w:val="000000"/>
        </w:rPr>
        <w:tab/>
        <w:t>Amanda – Created Use cases, ran two cases for similarities</w:t>
      </w:r>
    </w:p>
    <w:p w:rsidR="00254B2D" w:rsidRDefault="00254B2D" w:rsidP="00254B2D">
      <w:pPr>
        <w:spacing w:after="0"/>
        <w:ind w:left="1440" w:hanging="1440"/>
        <w:rPr>
          <w:rFonts w:ascii="Times New Roman" w:eastAsia="Times New Roman" w:hAnsi="Times New Roman" w:cs="Times New Roman"/>
          <w:color w:val="000000"/>
        </w:rPr>
      </w:pPr>
      <w:r w:rsidRPr="00254B2D">
        <w:rPr>
          <w:rFonts w:ascii="Times New Roman" w:eastAsia="Times New Roman" w:hAnsi="Times New Roman" w:cs="Times New Roman"/>
          <w:color w:val="000000"/>
        </w:rPr>
        <w:tab/>
        <w:t>Colin</w:t>
      </w:r>
      <w:r>
        <w:rPr>
          <w:rFonts w:ascii="Times New Roman" w:eastAsia="Times New Roman" w:hAnsi="Times New Roman" w:cs="Times New Roman"/>
          <w:color w:val="000000"/>
        </w:rPr>
        <w:t xml:space="preserve"> - developed use cases</w:t>
      </w:r>
    </w:p>
    <w:p w:rsidR="00254B2D" w:rsidRDefault="00254B2D" w:rsidP="00254B2D">
      <w:pPr>
        <w:spacing w:after="0"/>
        <w:ind w:left="1440" w:hanging="1440"/>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Tim – Organized the data set management design, reviewed and modified document, triple store installation with </w:t>
      </w:r>
      <w:r w:rsidRPr="00AD6A6C">
        <w:rPr>
          <w:rFonts w:ascii="Times New Roman" w:eastAsia="Times New Roman" w:hAnsi="Times New Roman" w:cs="Times New Roman"/>
          <w:color w:val="000000"/>
        </w:rPr>
        <w:t>Sir Patrick West</w:t>
      </w:r>
      <w:r>
        <w:rPr>
          <w:rFonts w:ascii="Times New Roman" w:eastAsia="Times New Roman" w:hAnsi="Times New Roman" w:cs="Times New Roman"/>
          <w:color w:val="000000"/>
        </w:rPr>
        <w:t>, coordinated Sparkle with Sir Patrick West and future Doctor Chen (Tim is our master)</w:t>
      </w:r>
    </w:p>
    <w:p w:rsidR="00254B2D" w:rsidRDefault="00254B2D" w:rsidP="00254B2D">
      <w:pPr>
        <w:spacing w:after="0"/>
        <w:ind w:left="1440" w:hanging="1440"/>
        <w:rPr>
          <w:rFonts w:ascii="Times New Roman" w:eastAsia="Times New Roman" w:hAnsi="Times New Roman" w:cs="Times New Roman"/>
          <w:color w:val="000000"/>
        </w:rPr>
      </w:pPr>
      <w:r>
        <w:rPr>
          <w:rFonts w:ascii="Times New Roman" w:eastAsia="Times New Roman" w:hAnsi="Times New Roman" w:cs="Times New Roman"/>
          <w:color w:val="000000"/>
        </w:rPr>
        <w:tab/>
        <w:t>Samuel – Finished implementing the joiner, and developed a read me (very lengthy assignment)</w:t>
      </w:r>
    </w:p>
    <w:p w:rsidR="00254B2D" w:rsidRDefault="00254B2D" w:rsidP="00254B2D">
      <w:pPr>
        <w:spacing w:after="0"/>
        <w:ind w:left="1440" w:hanging="1440"/>
        <w:rPr>
          <w:rFonts w:ascii="Times New Roman" w:eastAsia="Times New Roman" w:hAnsi="Times New Roman" w:cs="Times New Roman"/>
          <w:color w:val="000000"/>
        </w:rPr>
      </w:pPr>
    </w:p>
    <w:p w:rsidR="00254B2D" w:rsidRDefault="00254B2D" w:rsidP="00254B2D">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ab/>
        <w:t>Tonight’s work</w:t>
      </w:r>
    </w:p>
    <w:p w:rsidR="00254B2D" w:rsidRDefault="00254B2D" w:rsidP="00254B2D">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ab/>
      </w:r>
      <w:r>
        <w:rPr>
          <w:rFonts w:ascii="Times New Roman" w:eastAsia="Times New Roman" w:hAnsi="Times New Roman" w:cs="Times New Roman"/>
          <w:color w:val="000000"/>
        </w:rPr>
        <w:tab/>
        <w:t>Yu – Testing triples on Sparkle</w:t>
      </w:r>
    </w:p>
    <w:p w:rsidR="00254B2D" w:rsidRDefault="00254B2D" w:rsidP="00254B2D">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Amanda – Coming up with histogram of similarity measure</w:t>
      </w:r>
    </w:p>
    <w:p w:rsidR="00254B2D" w:rsidRDefault="00254B2D" w:rsidP="00254B2D">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Colin – Taking notes, documenting work, beginning paper</w:t>
      </w:r>
    </w:p>
    <w:p w:rsidR="00254B2D" w:rsidRDefault="00254B2D" w:rsidP="00254B2D">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Tim – </w:t>
      </w:r>
    </w:p>
    <w:p w:rsidR="00254B2D" w:rsidRPr="00EB5D02" w:rsidRDefault="00254B2D" w:rsidP="00254B2D">
      <w:pPr>
        <w:spacing w:after="0"/>
        <w:rPr>
          <w:rFonts w:ascii="Times New Roman" w:eastAsia="Times New Roman" w:hAnsi="Times New Roman" w:cs="Times New Roman"/>
          <w:color w:val="000000"/>
          <w:sz w:val="27"/>
          <w:szCs w:val="27"/>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Samuel - </w:t>
      </w:r>
      <w:r w:rsidRPr="00CA7C70">
        <w:rPr>
          <w:rFonts w:ascii="Times New Roman" w:eastAsia="Times New Roman" w:hAnsi="Times New Roman" w:cs="Times New Roman"/>
          <w:color w:val="000000"/>
        </w:rPr>
        <w:br/>
      </w:r>
    </w:p>
    <w:p w:rsidR="00A62A02" w:rsidRPr="00A62A02" w:rsidRDefault="00A62A02" w:rsidP="00A62A02">
      <w:pPr>
        <w:spacing w:after="0"/>
        <w:rPr>
          <w:rFonts w:ascii="Times New Roman" w:eastAsia="Times New Roman" w:hAnsi="Times New Roman" w:cs="Times New Roman"/>
          <w:color w:val="000000"/>
          <w:sz w:val="27"/>
          <w:szCs w:val="27"/>
        </w:rPr>
      </w:pPr>
      <w:r w:rsidRPr="00A62A02">
        <w:rPr>
          <w:rFonts w:ascii="Times New Roman" w:eastAsia="Times New Roman" w:hAnsi="Times New Roman" w:cs="Times New Roman"/>
          <w:color w:val="000000"/>
        </w:rPr>
        <w:t>Next steps (after meeting</w:t>
      </w:r>
      <w:proofErr w:type="gramStart"/>
      <w:r w:rsidRPr="00A62A02">
        <w:rPr>
          <w:rFonts w:ascii="Times New Roman" w:eastAsia="Times New Roman" w:hAnsi="Times New Roman" w:cs="Times New Roman"/>
          <w:color w:val="000000"/>
        </w:rPr>
        <w:t>)</w:t>
      </w:r>
      <w:proofErr w:type="gramEnd"/>
      <w:r w:rsidRPr="00A62A02">
        <w:rPr>
          <w:rFonts w:ascii="Times New Roman" w:eastAsia="Times New Roman" w:hAnsi="Times New Roman" w:cs="Times New Roman"/>
          <w:color w:val="000000"/>
          <w:sz w:val="27"/>
          <w:szCs w:val="27"/>
        </w:rPr>
        <w:br/>
      </w:r>
      <w:r w:rsidRPr="00A62A02">
        <w:rPr>
          <w:rFonts w:ascii="Times New Roman" w:eastAsia="Times New Roman" w:hAnsi="Times New Roman" w:cs="Times New Roman"/>
          <w:color w:val="000000"/>
        </w:rPr>
        <w:t>Yu</w:t>
      </w:r>
    </w:p>
    <w:p w:rsidR="00A62A02" w:rsidRPr="00A62A02" w:rsidRDefault="00A62A02" w:rsidP="00A62A02">
      <w:pPr>
        <w:numPr>
          <w:ilvl w:val="0"/>
          <w:numId w:val="36"/>
        </w:numPr>
        <w:spacing w:after="0"/>
        <w:textAlignment w:val="baseline"/>
        <w:rPr>
          <w:rFonts w:ascii="Times New Roman" w:eastAsia="Times New Roman" w:hAnsi="Times New Roman" w:cs="Times New Roman"/>
          <w:color w:val="000000"/>
        </w:rPr>
      </w:pPr>
      <w:r w:rsidRPr="00A62A02">
        <w:rPr>
          <w:rFonts w:ascii="Times New Roman" w:eastAsia="Times New Roman" w:hAnsi="Times New Roman" w:cs="Times New Roman"/>
          <w:color w:val="000000"/>
        </w:rPr>
        <w:t xml:space="preserve">vote RDF example - put onto </w:t>
      </w:r>
      <w:proofErr w:type="spellStart"/>
      <w:r w:rsidRPr="00A62A02">
        <w:rPr>
          <w:rFonts w:ascii="Times New Roman" w:eastAsia="Times New Roman" w:hAnsi="Times New Roman" w:cs="Times New Roman"/>
          <w:color w:val="000000"/>
        </w:rPr>
        <w:t>google</w:t>
      </w:r>
      <w:proofErr w:type="spellEnd"/>
      <w:r w:rsidRPr="00A62A02">
        <w:rPr>
          <w:rFonts w:ascii="Times New Roman" w:eastAsia="Times New Roman" w:hAnsi="Times New Roman" w:cs="Times New Roman"/>
          <w:color w:val="000000"/>
        </w:rPr>
        <w:t xml:space="preserve"> doc</w:t>
      </w:r>
    </w:p>
    <w:p w:rsidR="00A62A02" w:rsidRPr="00A62A02" w:rsidRDefault="00A62A02" w:rsidP="00A62A02">
      <w:pPr>
        <w:numPr>
          <w:ilvl w:val="0"/>
          <w:numId w:val="36"/>
        </w:numPr>
        <w:spacing w:after="0"/>
        <w:textAlignment w:val="baseline"/>
        <w:rPr>
          <w:rFonts w:ascii="Times New Roman" w:eastAsia="Times New Roman" w:hAnsi="Times New Roman" w:cs="Times New Roman"/>
          <w:color w:val="000000"/>
        </w:rPr>
      </w:pPr>
      <w:r w:rsidRPr="00A62A02">
        <w:rPr>
          <w:rFonts w:ascii="Times New Roman" w:eastAsia="Times New Roman" w:hAnsi="Times New Roman" w:cs="Times New Roman"/>
          <w:color w:val="000000"/>
        </w:rPr>
        <w:t xml:space="preserve">ARC2 post and query to verify - put on </w:t>
      </w:r>
      <w:proofErr w:type="spellStart"/>
      <w:r w:rsidRPr="00A62A02">
        <w:rPr>
          <w:rFonts w:ascii="Times New Roman" w:eastAsia="Times New Roman" w:hAnsi="Times New Roman" w:cs="Times New Roman"/>
          <w:color w:val="000000"/>
        </w:rPr>
        <w:t>google</w:t>
      </w:r>
      <w:proofErr w:type="spellEnd"/>
      <w:r w:rsidRPr="00A62A02">
        <w:rPr>
          <w:rFonts w:ascii="Times New Roman" w:eastAsia="Times New Roman" w:hAnsi="Times New Roman" w:cs="Times New Roman"/>
          <w:color w:val="000000"/>
        </w:rPr>
        <w:t xml:space="preserve"> doc</w:t>
      </w:r>
    </w:p>
    <w:p w:rsidR="00A62A02" w:rsidRPr="00A62A02" w:rsidRDefault="00A62A02" w:rsidP="00A62A02">
      <w:pPr>
        <w:numPr>
          <w:ilvl w:val="0"/>
          <w:numId w:val="36"/>
        </w:numPr>
        <w:spacing w:after="0"/>
        <w:textAlignment w:val="baseline"/>
        <w:rPr>
          <w:rFonts w:ascii="Times New Roman" w:eastAsia="Times New Roman" w:hAnsi="Times New Roman" w:cs="Times New Roman"/>
          <w:color w:val="000000"/>
        </w:rPr>
      </w:pPr>
      <w:r w:rsidRPr="00A62A02">
        <w:rPr>
          <w:rFonts w:ascii="Times New Roman" w:eastAsia="Times New Roman" w:hAnsi="Times New Roman" w:cs="Times New Roman"/>
          <w:color w:val="000000"/>
        </w:rPr>
        <w:t>secondary: activity diagram for use case</w:t>
      </w:r>
    </w:p>
    <w:p w:rsidR="00A62A02" w:rsidRPr="00A62A02" w:rsidRDefault="00A62A02" w:rsidP="00A62A02">
      <w:pPr>
        <w:spacing w:after="0"/>
        <w:rPr>
          <w:rFonts w:ascii="Times New Roman" w:eastAsia="Times New Roman" w:hAnsi="Times New Roman" w:cs="Times New Roman"/>
          <w:color w:val="000000"/>
          <w:sz w:val="27"/>
          <w:szCs w:val="27"/>
        </w:rPr>
      </w:pPr>
      <w:r w:rsidRPr="00A62A02">
        <w:rPr>
          <w:rFonts w:ascii="Times New Roman" w:eastAsia="Times New Roman" w:hAnsi="Times New Roman" w:cs="Times New Roman"/>
          <w:color w:val="000000"/>
          <w:sz w:val="27"/>
          <w:szCs w:val="27"/>
        </w:rPr>
        <w:br/>
      </w:r>
      <w:r w:rsidRPr="00A62A02">
        <w:rPr>
          <w:rFonts w:ascii="Times New Roman" w:eastAsia="Times New Roman" w:hAnsi="Times New Roman" w:cs="Times New Roman"/>
          <w:color w:val="000000"/>
        </w:rPr>
        <w:t>Amanda</w:t>
      </w:r>
    </w:p>
    <w:p w:rsidR="00A62A02" w:rsidRPr="00A62A02" w:rsidRDefault="00A62A02" w:rsidP="00A62A02">
      <w:pPr>
        <w:numPr>
          <w:ilvl w:val="0"/>
          <w:numId w:val="37"/>
        </w:numPr>
        <w:spacing w:after="0"/>
        <w:textAlignment w:val="baseline"/>
        <w:rPr>
          <w:rFonts w:ascii="Times New Roman" w:eastAsia="Times New Roman" w:hAnsi="Times New Roman" w:cs="Times New Roman"/>
          <w:color w:val="000000"/>
        </w:rPr>
      </w:pPr>
      <w:r w:rsidRPr="00A62A02">
        <w:rPr>
          <w:rFonts w:ascii="Times New Roman" w:eastAsia="Times New Roman" w:hAnsi="Times New Roman" w:cs="Times New Roman"/>
          <w:color w:val="000000"/>
        </w:rPr>
        <w:t>histogram of 10*10 DONE</w:t>
      </w:r>
    </w:p>
    <w:p w:rsidR="00A62A02" w:rsidRPr="00A62A02" w:rsidRDefault="00A62A02" w:rsidP="00A62A02">
      <w:pPr>
        <w:numPr>
          <w:ilvl w:val="0"/>
          <w:numId w:val="37"/>
        </w:numPr>
        <w:spacing w:after="0"/>
        <w:textAlignment w:val="baseline"/>
        <w:rPr>
          <w:rFonts w:ascii="Times New Roman" w:eastAsia="Times New Roman" w:hAnsi="Times New Roman" w:cs="Times New Roman"/>
          <w:color w:val="000000"/>
        </w:rPr>
      </w:pPr>
      <w:r w:rsidRPr="00A62A02">
        <w:rPr>
          <w:rFonts w:ascii="Times New Roman" w:eastAsia="Times New Roman" w:hAnsi="Times New Roman" w:cs="Times New Roman"/>
          <w:color w:val="000000"/>
        </w:rPr>
        <w:t>run on full 1B pages</w:t>
      </w:r>
    </w:p>
    <w:p w:rsidR="00A62A02" w:rsidRPr="00A62A02" w:rsidRDefault="00A62A02" w:rsidP="00A62A02">
      <w:pPr>
        <w:numPr>
          <w:ilvl w:val="0"/>
          <w:numId w:val="37"/>
        </w:numPr>
        <w:spacing w:after="0"/>
        <w:textAlignment w:val="baseline"/>
        <w:rPr>
          <w:rFonts w:ascii="Times New Roman" w:eastAsia="Times New Roman" w:hAnsi="Times New Roman" w:cs="Times New Roman"/>
          <w:color w:val="000000"/>
        </w:rPr>
      </w:pPr>
      <w:r w:rsidRPr="00A62A02">
        <w:rPr>
          <w:rFonts w:ascii="Times New Roman" w:eastAsia="Times New Roman" w:hAnsi="Times New Roman" w:cs="Times New Roman"/>
          <w:color w:val="000000"/>
        </w:rPr>
        <w:t>string matching future work DONE</w:t>
      </w:r>
    </w:p>
    <w:p w:rsidR="00A62A02" w:rsidRPr="00A62A02" w:rsidRDefault="00A62A02" w:rsidP="00A62A02">
      <w:pPr>
        <w:numPr>
          <w:ilvl w:val="0"/>
          <w:numId w:val="37"/>
        </w:numPr>
        <w:spacing w:after="0"/>
        <w:textAlignment w:val="baseline"/>
        <w:rPr>
          <w:rFonts w:ascii="Times New Roman" w:eastAsia="Times New Roman" w:hAnsi="Times New Roman" w:cs="Times New Roman"/>
          <w:color w:val="000000"/>
        </w:rPr>
      </w:pPr>
      <w:r w:rsidRPr="00A62A02">
        <w:rPr>
          <w:rFonts w:ascii="Times New Roman" w:eastAsia="Times New Roman" w:hAnsi="Times New Roman" w:cs="Times New Roman"/>
          <w:color w:val="000000"/>
        </w:rPr>
        <w:t>propose threshold and resulting subset size</w:t>
      </w:r>
    </w:p>
    <w:p w:rsidR="00A62A02" w:rsidRPr="00A62A02" w:rsidRDefault="00A62A02" w:rsidP="00A62A02">
      <w:pPr>
        <w:numPr>
          <w:ilvl w:val="0"/>
          <w:numId w:val="37"/>
        </w:numPr>
        <w:spacing w:after="0"/>
        <w:textAlignment w:val="baseline"/>
        <w:rPr>
          <w:rFonts w:ascii="Times New Roman" w:eastAsia="Times New Roman" w:hAnsi="Times New Roman" w:cs="Times New Roman"/>
          <w:color w:val="000000"/>
        </w:rPr>
      </w:pPr>
      <w:r w:rsidRPr="00A62A02">
        <w:rPr>
          <w:rFonts w:ascii="Times New Roman" w:eastAsia="Times New Roman" w:hAnsi="Times New Roman" w:cs="Times New Roman"/>
          <w:color w:val="000000"/>
        </w:rPr>
        <w:t>starting PHP See Also widget that accepts URL of a wiki page, queries the endpoint for suggestions, and displays it</w:t>
      </w:r>
    </w:p>
    <w:p w:rsidR="00A62A02" w:rsidRPr="00A62A02" w:rsidRDefault="00A62A02" w:rsidP="00A62A02">
      <w:pPr>
        <w:spacing w:after="0"/>
        <w:rPr>
          <w:rFonts w:ascii="Times New Roman" w:eastAsia="Times New Roman" w:hAnsi="Times New Roman" w:cs="Times New Roman"/>
          <w:color w:val="000000"/>
          <w:sz w:val="27"/>
          <w:szCs w:val="27"/>
        </w:rPr>
      </w:pPr>
      <w:r w:rsidRPr="00A62A02">
        <w:rPr>
          <w:rFonts w:ascii="Times New Roman" w:eastAsia="Times New Roman" w:hAnsi="Times New Roman" w:cs="Times New Roman"/>
          <w:color w:val="000000"/>
          <w:sz w:val="27"/>
          <w:szCs w:val="27"/>
        </w:rPr>
        <w:br/>
      </w:r>
      <w:r w:rsidRPr="00A62A02">
        <w:rPr>
          <w:rFonts w:ascii="Times New Roman" w:eastAsia="Times New Roman" w:hAnsi="Times New Roman" w:cs="Times New Roman"/>
          <w:color w:val="000000"/>
        </w:rPr>
        <w:t>Samuel</w:t>
      </w:r>
    </w:p>
    <w:p w:rsidR="00A62A02" w:rsidRPr="00A62A02" w:rsidRDefault="00A62A02" w:rsidP="00A62A02">
      <w:pPr>
        <w:numPr>
          <w:ilvl w:val="0"/>
          <w:numId w:val="38"/>
        </w:numPr>
        <w:spacing w:after="0"/>
        <w:textAlignment w:val="baseline"/>
        <w:rPr>
          <w:rFonts w:ascii="Times New Roman" w:eastAsia="Times New Roman" w:hAnsi="Times New Roman" w:cs="Times New Roman"/>
          <w:color w:val="000000"/>
        </w:rPr>
      </w:pPr>
      <w:r w:rsidRPr="00A62A02">
        <w:rPr>
          <w:rFonts w:ascii="Times New Roman" w:eastAsia="Times New Roman" w:hAnsi="Times New Roman" w:cs="Times New Roman"/>
          <w:color w:val="000000"/>
        </w:rPr>
        <w:t>start social machine UI</w:t>
      </w:r>
    </w:p>
    <w:p w:rsidR="00A62A02" w:rsidRPr="00A62A02" w:rsidRDefault="00A62A02" w:rsidP="00A62A02">
      <w:pPr>
        <w:numPr>
          <w:ilvl w:val="0"/>
          <w:numId w:val="38"/>
        </w:numPr>
        <w:spacing w:after="0"/>
        <w:textAlignment w:val="baseline"/>
        <w:rPr>
          <w:rFonts w:ascii="Times New Roman" w:eastAsia="Times New Roman" w:hAnsi="Times New Roman" w:cs="Times New Roman"/>
          <w:color w:val="000000"/>
        </w:rPr>
      </w:pPr>
      <w:r w:rsidRPr="00A62A02">
        <w:rPr>
          <w:rFonts w:ascii="Times New Roman" w:eastAsia="Times New Roman" w:hAnsi="Times New Roman" w:cs="Times New Roman"/>
          <w:color w:val="000000"/>
        </w:rPr>
        <w:t>execute SPARQL query</w:t>
      </w:r>
    </w:p>
    <w:p w:rsidR="00A62A02" w:rsidRPr="00A62A02" w:rsidRDefault="00A62A02" w:rsidP="00A62A02">
      <w:pPr>
        <w:spacing w:after="0"/>
        <w:rPr>
          <w:rFonts w:ascii="Times New Roman" w:eastAsia="Times New Roman" w:hAnsi="Times New Roman" w:cs="Times New Roman"/>
          <w:color w:val="000000"/>
          <w:sz w:val="27"/>
          <w:szCs w:val="27"/>
        </w:rPr>
      </w:pPr>
      <w:r w:rsidRPr="00A62A02">
        <w:rPr>
          <w:rFonts w:ascii="Times New Roman" w:eastAsia="Times New Roman" w:hAnsi="Times New Roman" w:cs="Times New Roman"/>
          <w:color w:val="000000"/>
          <w:sz w:val="27"/>
          <w:szCs w:val="27"/>
        </w:rPr>
        <w:br/>
      </w:r>
      <w:r w:rsidRPr="00A62A02">
        <w:rPr>
          <w:rFonts w:ascii="Times New Roman" w:eastAsia="Times New Roman" w:hAnsi="Times New Roman" w:cs="Times New Roman"/>
          <w:color w:val="000000"/>
        </w:rPr>
        <w:t>Tim</w:t>
      </w:r>
    </w:p>
    <w:p w:rsidR="00A62A02" w:rsidRPr="00A62A02" w:rsidRDefault="00A62A02" w:rsidP="00A62A02">
      <w:pPr>
        <w:numPr>
          <w:ilvl w:val="0"/>
          <w:numId w:val="39"/>
        </w:numPr>
        <w:spacing w:after="0"/>
        <w:textAlignment w:val="baseline"/>
        <w:rPr>
          <w:rFonts w:ascii="Times New Roman" w:eastAsia="Times New Roman" w:hAnsi="Times New Roman" w:cs="Times New Roman"/>
          <w:color w:val="000000"/>
        </w:rPr>
      </w:pPr>
      <w:r w:rsidRPr="00A62A02">
        <w:rPr>
          <w:rFonts w:ascii="Times New Roman" w:eastAsia="Times New Roman" w:hAnsi="Times New Roman" w:cs="Times New Roman"/>
          <w:color w:val="000000"/>
        </w:rPr>
        <w:t>design SPARQL query that social machine UI will execute</w:t>
      </w:r>
    </w:p>
    <w:p w:rsidR="00A62A02" w:rsidRPr="00A62A02" w:rsidRDefault="00A62A02" w:rsidP="00A62A02">
      <w:pPr>
        <w:numPr>
          <w:ilvl w:val="0"/>
          <w:numId w:val="39"/>
        </w:numPr>
        <w:spacing w:after="0"/>
        <w:textAlignment w:val="baseline"/>
        <w:rPr>
          <w:rFonts w:ascii="Times New Roman" w:eastAsia="Times New Roman" w:hAnsi="Times New Roman" w:cs="Times New Roman"/>
          <w:color w:val="000000"/>
        </w:rPr>
      </w:pPr>
      <w:r w:rsidRPr="00A62A02">
        <w:rPr>
          <w:rFonts w:ascii="Times New Roman" w:eastAsia="Times New Roman" w:hAnsi="Times New Roman" w:cs="Times New Roman"/>
          <w:color w:val="000000"/>
        </w:rPr>
        <w:t>design SPARQL query that See Also page query</w:t>
      </w:r>
    </w:p>
    <w:p w:rsidR="00A62A02" w:rsidRPr="00A62A02" w:rsidRDefault="00A62A02" w:rsidP="00A62A02">
      <w:pPr>
        <w:numPr>
          <w:ilvl w:val="0"/>
          <w:numId w:val="39"/>
        </w:numPr>
        <w:spacing w:after="0"/>
        <w:textAlignment w:val="baseline"/>
        <w:rPr>
          <w:rFonts w:ascii="Times New Roman" w:eastAsia="Times New Roman" w:hAnsi="Times New Roman" w:cs="Times New Roman"/>
          <w:color w:val="000000"/>
        </w:rPr>
      </w:pPr>
      <w:r w:rsidRPr="00A62A02">
        <w:rPr>
          <w:rFonts w:ascii="Times New Roman" w:eastAsia="Times New Roman" w:hAnsi="Times New Roman" w:cs="Times New Roman"/>
          <w:color w:val="000000"/>
        </w:rPr>
        <w:t>verify ARC2 named graph population</w:t>
      </w:r>
    </w:p>
    <w:p w:rsidR="00A62A02" w:rsidRPr="00A62A02" w:rsidRDefault="00A62A02" w:rsidP="00A62A02">
      <w:pPr>
        <w:numPr>
          <w:ilvl w:val="0"/>
          <w:numId w:val="39"/>
        </w:numPr>
        <w:spacing w:after="0"/>
        <w:textAlignment w:val="baseline"/>
        <w:rPr>
          <w:rFonts w:ascii="Times New Roman" w:eastAsia="Times New Roman" w:hAnsi="Times New Roman" w:cs="Times New Roman"/>
          <w:color w:val="000000"/>
        </w:rPr>
      </w:pPr>
      <w:r w:rsidRPr="00A62A02">
        <w:rPr>
          <w:rFonts w:ascii="Times New Roman" w:eastAsia="Times New Roman" w:hAnsi="Times New Roman" w:cs="Times New Roman"/>
          <w:color w:val="000000"/>
        </w:rPr>
        <w:t>verify Samuel’s similarity output</w:t>
      </w:r>
    </w:p>
    <w:p w:rsidR="00A62A02" w:rsidRPr="00A62A02" w:rsidRDefault="00A62A02" w:rsidP="00A62A02">
      <w:pPr>
        <w:spacing w:after="0"/>
        <w:rPr>
          <w:rFonts w:ascii="Times New Roman" w:eastAsia="Times New Roman" w:hAnsi="Times New Roman" w:cs="Times New Roman"/>
          <w:color w:val="000000"/>
          <w:sz w:val="27"/>
          <w:szCs w:val="27"/>
        </w:rPr>
      </w:pPr>
      <w:r w:rsidRPr="00A62A02">
        <w:rPr>
          <w:rFonts w:ascii="Times New Roman" w:eastAsia="Times New Roman" w:hAnsi="Times New Roman" w:cs="Times New Roman"/>
          <w:color w:val="000000"/>
          <w:sz w:val="27"/>
          <w:szCs w:val="27"/>
        </w:rPr>
        <w:br/>
      </w:r>
      <w:r w:rsidRPr="00A62A02">
        <w:rPr>
          <w:rFonts w:ascii="Times New Roman" w:eastAsia="Times New Roman" w:hAnsi="Times New Roman" w:cs="Times New Roman"/>
          <w:color w:val="000000"/>
        </w:rPr>
        <w:t>Colin</w:t>
      </w:r>
    </w:p>
    <w:p w:rsidR="00A62A02" w:rsidRDefault="00A62A02" w:rsidP="00A62A02">
      <w:pPr>
        <w:numPr>
          <w:ilvl w:val="0"/>
          <w:numId w:val="40"/>
        </w:numPr>
        <w:spacing w:after="0"/>
        <w:textAlignment w:val="baseline"/>
        <w:rPr>
          <w:rFonts w:ascii="Times New Roman" w:eastAsia="Times New Roman" w:hAnsi="Times New Roman" w:cs="Times New Roman"/>
          <w:color w:val="000000"/>
        </w:rPr>
      </w:pPr>
      <w:r w:rsidRPr="00A62A02">
        <w:rPr>
          <w:rFonts w:ascii="Times New Roman" w:eastAsia="Times New Roman" w:hAnsi="Times New Roman" w:cs="Times New Roman"/>
          <w:color w:val="000000"/>
        </w:rPr>
        <w:t>Finish Paper</w:t>
      </w:r>
    </w:p>
    <w:p w:rsidR="00A62A02" w:rsidRDefault="00A62A02" w:rsidP="00A62A02">
      <w:pPr>
        <w:spacing w:after="0"/>
        <w:textAlignment w:val="baseline"/>
        <w:rPr>
          <w:rFonts w:ascii="Times New Roman" w:eastAsia="Times New Roman" w:hAnsi="Times New Roman" w:cs="Times New Roman"/>
          <w:color w:val="000000"/>
        </w:rPr>
      </w:pPr>
    </w:p>
    <w:p w:rsidR="00A62A02" w:rsidRPr="00A62A02" w:rsidRDefault="00A62A02" w:rsidP="00A62A02">
      <w:pPr>
        <w:spacing w:after="0"/>
        <w:textAlignment w:val="baseline"/>
        <w:rPr>
          <w:rFonts w:ascii="Times New Roman" w:eastAsia="Times New Roman" w:hAnsi="Times New Roman" w:cs="Times New Roman"/>
          <w:color w:val="000000"/>
        </w:rPr>
      </w:pPr>
      <w:r w:rsidRPr="00A62A02">
        <w:rPr>
          <w:rFonts w:ascii="Times New Roman" w:eastAsia="Times New Roman" w:hAnsi="Times New Roman" w:cs="Times New Roman"/>
          <w:color w:val="000000"/>
        </w:rPr>
        <w:t xml:space="preserve">Semantic </w:t>
      </w:r>
      <w:proofErr w:type="spellStart"/>
      <w:r w:rsidRPr="00A62A02">
        <w:rPr>
          <w:rFonts w:ascii="Times New Roman" w:eastAsia="Times New Roman" w:hAnsi="Times New Roman" w:cs="Times New Roman"/>
          <w:color w:val="000000"/>
        </w:rPr>
        <w:t>MediaWiki</w:t>
      </w:r>
      <w:proofErr w:type="spellEnd"/>
      <w:r w:rsidRPr="00A62A02">
        <w:rPr>
          <w:rFonts w:ascii="Times New Roman" w:eastAsia="Times New Roman" w:hAnsi="Times New Roman" w:cs="Times New Roman"/>
          <w:color w:val="000000"/>
        </w:rPr>
        <w:t xml:space="preserve">: extra syntax </w:t>
      </w:r>
      <w:proofErr w:type="gramStart"/>
      <w:r w:rsidRPr="00A62A02">
        <w:rPr>
          <w:rFonts w:ascii="Times New Roman" w:eastAsia="Times New Roman" w:hAnsi="Times New Roman" w:cs="Times New Roman"/>
          <w:color w:val="000000"/>
        </w:rPr>
        <w:t>give</w:t>
      </w:r>
      <w:proofErr w:type="gramEnd"/>
      <w:r w:rsidRPr="00A62A02">
        <w:rPr>
          <w:rFonts w:ascii="Times New Roman" w:eastAsia="Times New Roman" w:hAnsi="Times New Roman" w:cs="Times New Roman"/>
          <w:color w:val="000000"/>
        </w:rPr>
        <w:t xml:space="preserve"> a little semantics:</w:t>
      </w:r>
      <w:r w:rsidRPr="00A62A02">
        <w:rPr>
          <w:rFonts w:ascii="Times New Roman" w:eastAsia="Times New Roman" w:hAnsi="Times New Roman" w:cs="Times New Roman"/>
          <w:color w:val="000000"/>
          <w:sz w:val="27"/>
          <w:szCs w:val="27"/>
        </w:rPr>
        <w:br/>
      </w:r>
    </w:p>
    <w:tbl>
      <w:tblPr>
        <w:tblW w:w="9360" w:type="dxa"/>
        <w:tblCellMar>
          <w:top w:w="15" w:type="dxa"/>
          <w:left w:w="15" w:type="dxa"/>
          <w:bottom w:w="15" w:type="dxa"/>
          <w:right w:w="15" w:type="dxa"/>
        </w:tblCellMar>
        <w:tblLook w:val="04A0"/>
      </w:tblPr>
      <w:tblGrid>
        <w:gridCol w:w="9360"/>
      </w:tblGrid>
      <w:tr w:rsidR="00A62A02" w:rsidRPr="00A62A02" w:rsidTr="00A62A02">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62A02" w:rsidRPr="00A62A02" w:rsidRDefault="00A62A02" w:rsidP="00A62A02">
            <w:pPr>
              <w:spacing w:after="0" w:line="0" w:lineRule="atLeast"/>
              <w:rPr>
                <w:rFonts w:ascii="Times New Roman" w:eastAsia="Times New Roman" w:hAnsi="Times New Roman" w:cs="Times New Roman"/>
                <w:sz w:val="24"/>
                <w:szCs w:val="24"/>
              </w:rPr>
            </w:pPr>
            <w:r w:rsidRPr="00A62A02">
              <w:rPr>
                <w:rFonts w:ascii="Times New Roman" w:eastAsia="Times New Roman" w:hAnsi="Times New Roman" w:cs="Times New Roman"/>
                <w:color w:val="000000"/>
              </w:rPr>
              <w:t>===Publication==</w:t>
            </w:r>
            <w:proofErr w:type="gramStart"/>
            <w:r w:rsidRPr="00A62A02">
              <w:rPr>
                <w:rFonts w:ascii="Times New Roman" w:eastAsia="Times New Roman" w:hAnsi="Times New Roman" w:cs="Times New Roman"/>
                <w:color w:val="000000"/>
              </w:rPr>
              <w:t>=</w:t>
            </w:r>
            <w:proofErr w:type="gramEnd"/>
            <w:r w:rsidRPr="00A62A02">
              <w:rPr>
                <w:rFonts w:ascii="Times New Roman" w:eastAsia="Times New Roman" w:hAnsi="Times New Roman" w:cs="Times New Roman"/>
                <w:sz w:val="24"/>
                <w:szCs w:val="24"/>
              </w:rPr>
              <w:br/>
            </w:r>
            <w:r w:rsidRPr="00A62A02">
              <w:rPr>
                <w:rFonts w:ascii="Times New Roman" w:eastAsia="Times New Roman" w:hAnsi="Times New Roman" w:cs="Times New Roman"/>
                <w:color w:val="000000"/>
              </w:rPr>
              <w:t>[[</w:t>
            </w:r>
            <w:r w:rsidRPr="00A62A02">
              <w:rPr>
                <w:rFonts w:ascii="Times New Roman" w:eastAsia="Times New Roman" w:hAnsi="Times New Roman" w:cs="Times New Roman"/>
                <w:color w:val="FF0000"/>
              </w:rPr>
              <w:t>composer::</w:t>
            </w:r>
            <w:r w:rsidRPr="00A62A02">
              <w:rPr>
                <w:rFonts w:ascii="Times New Roman" w:eastAsia="Times New Roman" w:hAnsi="Times New Roman" w:cs="Times New Roman"/>
                <w:color w:val="000000"/>
              </w:rPr>
              <w:t xml:space="preserve">Thomas Clark]]'s ''A Third Set of Psalm Tunes with a </w:t>
            </w:r>
            <w:proofErr w:type="spellStart"/>
            <w:r w:rsidRPr="00A62A02">
              <w:rPr>
                <w:rFonts w:ascii="Times New Roman" w:eastAsia="Times New Roman" w:hAnsi="Times New Roman" w:cs="Times New Roman"/>
                <w:color w:val="000000"/>
              </w:rPr>
              <w:t>Magnificat</w:t>
            </w:r>
            <w:proofErr w:type="spellEnd"/>
            <w:r w:rsidRPr="00A62A02">
              <w:rPr>
                <w:rFonts w:ascii="Times New Roman" w:eastAsia="Times New Roman" w:hAnsi="Times New Roman" w:cs="Times New Roman"/>
                <w:color w:val="000000"/>
              </w:rPr>
              <w:t xml:space="preserve"> </w:t>
            </w:r>
            <w:proofErr w:type="spellStart"/>
            <w:r w:rsidRPr="00A62A02">
              <w:rPr>
                <w:rFonts w:ascii="Times New Roman" w:eastAsia="Times New Roman" w:hAnsi="Times New Roman" w:cs="Times New Roman"/>
                <w:color w:val="000000"/>
              </w:rPr>
              <w:t>Nunc</w:t>
            </w:r>
            <w:proofErr w:type="spellEnd"/>
            <w:r w:rsidRPr="00A62A02">
              <w:rPr>
                <w:rFonts w:ascii="Times New Roman" w:eastAsia="Times New Roman" w:hAnsi="Times New Roman" w:cs="Times New Roman"/>
                <w:color w:val="000000"/>
              </w:rPr>
              <w:t xml:space="preserve"> </w:t>
            </w:r>
            <w:proofErr w:type="spellStart"/>
            <w:r w:rsidRPr="00A62A02">
              <w:rPr>
                <w:rFonts w:ascii="Times New Roman" w:eastAsia="Times New Roman" w:hAnsi="Times New Roman" w:cs="Times New Roman"/>
                <w:color w:val="000000"/>
              </w:rPr>
              <w:t>Dimittis</w:t>
            </w:r>
            <w:proofErr w:type="spellEnd"/>
            <w:r w:rsidRPr="00A62A02">
              <w:rPr>
                <w:rFonts w:ascii="Times New Roman" w:eastAsia="Times New Roman" w:hAnsi="Times New Roman" w:cs="Times New Roman"/>
                <w:color w:val="000000"/>
              </w:rPr>
              <w:t xml:space="preserve"> and an Anthem; with an Instrumental Bass'' was published in London by Button &amp; Whitaker of 75, St Paul’s Church Yard. The collection is undated but the ''Hymn Tune Index'' notes that the dates of activity of the publisher at this address were c1808–14, and suggests that this book dates from c1809.</w:t>
            </w:r>
            <w:r w:rsidRPr="00A62A02">
              <w:rPr>
                <w:rFonts w:ascii="Times New Roman" w:eastAsia="Times New Roman" w:hAnsi="Times New Roman" w:cs="Times New Roman"/>
                <w:sz w:val="24"/>
                <w:szCs w:val="24"/>
              </w:rPr>
              <w:br/>
            </w:r>
            <w:r w:rsidRPr="00A62A02">
              <w:rPr>
                <w:rFonts w:ascii="Times New Roman" w:eastAsia="Times New Roman" w:hAnsi="Times New Roman" w:cs="Times New Roman"/>
                <w:sz w:val="24"/>
                <w:szCs w:val="24"/>
              </w:rPr>
              <w:br/>
            </w:r>
            <w:r w:rsidRPr="00A62A02">
              <w:rPr>
                <w:rFonts w:ascii="Times New Roman" w:eastAsia="Times New Roman" w:hAnsi="Times New Roman" w:cs="Times New Roman"/>
                <w:color w:val="000000"/>
              </w:rPr>
              <w:t>{{#ask:</w:t>
            </w:r>
            <w:r w:rsidRPr="00A62A02">
              <w:rPr>
                <w:rFonts w:ascii="Times New Roman" w:eastAsia="Times New Roman" w:hAnsi="Times New Roman" w:cs="Times New Roman"/>
                <w:sz w:val="24"/>
                <w:szCs w:val="24"/>
              </w:rPr>
              <w:br/>
            </w:r>
            <w:r w:rsidRPr="00A62A02">
              <w:rPr>
                <w:rFonts w:ascii="Times New Roman" w:eastAsia="Times New Roman" w:hAnsi="Times New Roman" w:cs="Times New Roman"/>
                <w:color w:val="000000"/>
              </w:rPr>
              <w:t> [[</w:t>
            </w:r>
            <w:proofErr w:type="spellStart"/>
            <w:r w:rsidRPr="00A62A02">
              <w:rPr>
                <w:rFonts w:ascii="Times New Roman" w:eastAsia="Times New Roman" w:hAnsi="Times New Roman" w:cs="Times New Roman"/>
                <w:color w:val="000000"/>
              </w:rPr>
              <w:t>composer:Thomas</w:t>
            </w:r>
            <w:proofErr w:type="spellEnd"/>
            <w:r w:rsidRPr="00A62A02">
              <w:rPr>
                <w:rFonts w:ascii="Times New Roman" w:eastAsia="Times New Roman" w:hAnsi="Times New Roman" w:cs="Times New Roman"/>
                <w:color w:val="000000"/>
              </w:rPr>
              <w:t xml:space="preserve"> Clark]]</w:t>
            </w:r>
            <w:r w:rsidRPr="00A62A02">
              <w:rPr>
                <w:rFonts w:ascii="Times New Roman" w:eastAsia="Times New Roman" w:hAnsi="Times New Roman" w:cs="Times New Roman"/>
                <w:sz w:val="24"/>
                <w:szCs w:val="24"/>
              </w:rPr>
              <w:br/>
            </w:r>
            <w:r w:rsidRPr="00A62A02">
              <w:rPr>
                <w:rFonts w:ascii="Times New Roman" w:eastAsia="Times New Roman" w:hAnsi="Times New Roman" w:cs="Times New Roman"/>
                <w:color w:val="000000"/>
              </w:rPr>
              <w:t>|?title</w:t>
            </w:r>
            <w:r w:rsidRPr="00A62A02">
              <w:rPr>
                <w:rFonts w:ascii="Times New Roman" w:eastAsia="Times New Roman" w:hAnsi="Times New Roman" w:cs="Times New Roman"/>
                <w:sz w:val="24"/>
                <w:szCs w:val="24"/>
              </w:rPr>
              <w:br/>
            </w:r>
            <w:r w:rsidRPr="00A62A02">
              <w:rPr>
                <w:rFonts w:ascii="Times New Roman" w:eastAsia="Times New Roman" w:hAnsi="Times New Roman" w:cs="Times New Roman"/>
                <w:color w:val="000000"/>
              </w:rPr>
              <w:t>|?date</w:t>
            </w:r>
            <w:r w:rsidRPr="00A62A02">
              <w:rPr>
                <w:rFonts w:ascii="Times New Roman" w:eastAsia="Times New Roman" w:hAnsi="Times New Roman" w:cs="Times New Roman"/>
                <w:sz w:val="24"/>
                <w:szCs w:val="24"/>
              </w:rPr>
              <w:br/>
            </w:r>
            <w:r w:rsidRPr="00A62A02">
              <w:rPr>
                <w:rFonts w:ascii="Times New Roman" w:eastAsia="Times New Roman" w:hAnsi="Times New Roman" w:cs="Times New Roman"/>
                <w:color w:val="000000"/>
              </w:rPr>
              <w:t>}}</w:t>
            </w:r>
          </w:p>
        </w:tc>
      </w:tr>
    </w:tbl>
    <w:p w:rsidR="00A62A02" w:rsidRPr="00A62A02" w:rsidRDefault="00A62A02" w:rsidP="00A62A02">
      <w:pPr>
        <w:spacing w:after="0"/>
        <w:rPr>
          <w:rFonts w:ascii="Times New Roman" w:eastAsia="Times New Roman" w:hAnsi="Times New Roman" w:cs="Times New Roman"/>
          <w:color w:val="000000"/>
          <w:sz w:val="27"/>
          <w:szCs w:val="27"/>
        </w:rPr>
      </w:pPr>
      <w:r w:rsidRPr="00A62A02">
        <w:rPr>
          <w:rFonts w:ascii="Times New Roman" w:eastAsia="Times New Roman" w:hAnsi="Times New Roman" w:cs="Times New Roman"/>
          <w:color w:val="000000"/>
          <w:sz w:val="27"/>
          <w:szCs w:val="27"/>
        </w:rPr>
        <w:br/>
      </w:r>
      <w:r w:rsidRPr="00A62A02">
        <w:rPr>
          <w:rFonts w:ascii="Times New Roman" w:eastAsia="Times New Roman" w:hAnsi="Times New Roman" w:cs="Times New Roman"/>
          <w:color w:val="000000"/>
        </w:rPr>
        <w:t>The following link to the same piece:</w:t>
      </w:r>
      <w:r w:rsidRPr="00A62A02">
        <w:rPr>
          <w:rFonts w:ascii="Times New Roman" w:eastAsia="Times New Roman" w:hAnsi="Times New Roman" w:cs="Times New Roman"/>
          <w:color w:val="000000"/>
          <w:sz w:val="27"/>
          <w:szCs w:val="27"/>
        </w:rPr>
        <w:br/>
      </w:r>
      <w:r w:rsidRPr="00A62A02">
        <w:rPr>
          <w:rFonts w:ascii="Times New Roman" w:eastAsia="Times New Roman" w:hAnsi="Times New Roman" w:cs="Times New Roman"/>
          <w:color w:val="000000"/>
        </w:rPr>
        <w:t xml:space="preserve">Pretty: </w:t>
      </w:r>
      <w:hyperlink r:id="rId83" w:history="1">
        <w:r w:rsidRPr="00A62A02">
          <w:rPr>
            <w:rFonts w:ascii="Times New Roman" w:eastAsia="Times New Roman" w:hAnsi="Times New Roman" w:cs="Times New Roman"/>
            <w:color w:val="000099"/>
            <w:u w:val="single"/>
          </w:rPr>
          <w:t>http://imslp.org/wiki/Christ_lag_in_Todesbanden,_BWV_4_(Bach,_Johann_Sebastian)</w:t>
        </w:r>
      </w:hyperlink>
      <w:r w:rsidRPr="00A62A02">
        <w:rPr>
          <w:rFonts w:ascii="Times New Roman" w:eastAsia="Times New Roman" w:hAnsi="Times New Roman" w:cs="Times New Roman"/>
          <w:color w:val="000000"/>
          <w:sz w:val="27"/>
          <w:szCs w:val="27"/>
        </w:rPr>
        <w:br/>
      </w:r>
      <w:r w:rsidRPr="00A62A02">
        <w:rPr>
          <w:rFonts w:ascii="Times New Roman" w:eastAsia="Times New Roman" w:hAnsi="Times New Roman" w:cs="Times New Roman"/>
          <w:color w:val="000000"/>
        </w:rPr>
        <w:t xml:space="preserve">Ugly: </w:t>
      </w:r>
      <w:hyperlink r:id="rId84" w:history="1">
        <w:r w:rsidRPr="00A62A02">
          <w:rPr>
            <w:rFonts w:ascii="Times New Roman" w:eastAsia="Times New Roman" w:hAnsi="Times New Roman" w:cs="Times New Roman"/>
            <w:color w:val="000099"/>
            <w:u w:val="single"/>
          </w:rPr>
          <w:t>http://www3.cpdl.org/wiki/index.php/Cantata_BWV_4_-</w:t>
        </w:r>
        <w:r w:rsidRPr="00A62A02">
          <w:rPr>
            <w:rFonts w:ascii="Times New Roman" w:eastAsia="Times New Roman" w:hAnsi="Times New Roman" w:cs="Times New Roman"/>
            <w:color w:val="000099"/>
            <w:u w:val="single"/>
          </w:rPr>
          <w:lastRenderedPageBreak/>
          <w:t>_Christ_lag_in_Todesbanden_(Johann_Sebastian_Bach)</w:t>
        </w:r>
      </w:hyperlink>
      <w:r w:rsidRPr="00A62A02">
        <w:rPr>
          <w:rFonts w:ascii="Times New Roman" w:eastAsia="Times New Roman" w:hAnsi="Times New Roman" w:cs="Times New Roman"/>
          <w:color w:val="000000"/>
          <w:sz w:val="27"/>
          <w:szCs w:val="27"/>
        </w:rPr>
        <w:br/>
      </w:r>
      <w:r w:rsidRPr="00A62A02">
        <w:rPr>
          <w:rFonts w:ascii="Times New Roman" w:eastAsia="Times New Roman" w:hAnsi="Times New Roman" w:cs="Times New Roman"/>
          <w:color w:val="000000"/>
          <w:sz w:val="27"/>
          <w:szCs w:val="27"/>
        </w:rPr>
        <w:br/>
      </w:r>
      <w:r w:rsidRPr="00A62A02">
        <w:rPr>
          <w:rFonts w:ascii="Times New Roman" w:eastAsia="Times New Roman" w:hAnsi="Times New Roman" w:cs="Times New Roman"/>
          <w:color w:val="000000"/>
        </w:rPr>
        <w:t>List of potential attributes that we’d want to search on any particular musical score.</w:t>
      </w:r>
      <w:r w:rsidRPr="00A62A02">
        <w:rPr>
          <w:rFonts w:ascii="Times New Roman" w:eastAsia="Times New Roman" w:hAnsi="Times New Roman" w:cs="Times New Roman"/>
          <w:color w:val="000000"/>
          <w:sz w:val="27"/>
          <w:szCs w:val="27"/>
        </w:rPr>
        <w:br/>
      </w:r>
      <w:r w:rsidRPr="00A62A02">
        <w:rPr>
          <w:rFonts w:ascii="Times New Roman" w:eastAsia="Times New Roman" w:hAnsi="Times New Roman" w:cs="Times New Roman"/>
          <w:color w:val="000000"/>
          <w:sz w:val="27"/>
          <w:szCs w:val="27"/>
        </w:rPr>
        <w:br/>
      </w:r>
      <w:hyperlink r:id="rId85" w:history="1">
        <w:r w:rsidRPr="00A62A02">
          <w:rPr>
            <w:rFonts w:ascii="Times New Roman" w:eastAsia="Times New Roman" w:hAnsi="Times New Roman" w:cs="Times New Roman"/>
            <w:color w:val="000099"/>
            <w:u w:val="single"/>
          </w:rPr>
          <w:t>http://data-gov.tw.rpi.edu/wiki/Tim_Lebo</w:t>
        </w:r>
      </w:hyperlink>
      <w:r w:rsidRPr="00A62A02">
        <w:rPr>
          <w:rFonts w:ascii="Times New Roman" w:eastAsia="Times New Roman" w:hAnsi="Times New Roman" w:cs="Times New Roman"/>
          <w:color w:val="000000"/>
          <w:sz w:val="27"/>
          <w:szCs w:val="27"/>
        </w:rPr>
        <w:br/>
      </w:r>
      <w:r w:rsidRPr="00A62A02">
        <w:rPr>
          <w:rFonts w:ascii="Times New Roman" w:eastAsia="Times New Roman" w:hAnsi="Times New Roman" w:cs="Times New Roman"/>
          <w:color w:val="000000"/>
          <w:sz w:val="27"/>
          <w:szCs w:val="27"/>
        </w:rPr>
        <w:br/>
      </w:r>
      <w:hyperlink r:id="rId86" w:history="1">
        <w:r w:rsidRPr="00A62A02">
          <w:rPr>
            <w:rFonts w:ascii="Times New Roman" w:eastAsia="Times New Roman" w:hAnsi="Times New Roman" w:cs="Times New Roman"/>
            <w:color w:val="000099"/>
            <w:u w:val="single"/>
          </w:rPr>
          <w:t>http://www3.cpdl.org/wiki/index.php/Daniel_Vetter</w:t>
        </w:r>
      </w:hyperlink>
      <w:r w:rsidRPr="00A62A02">
        <w:rPr>
          <w:rFonts w:ascii="Times New Roman" w:eastAsia="Times New Roman" w:hAnsi="Times New Roman" w:cs="Times New Roman"/>
          <w:color w:val="000000"/>
        </w:rPr>
        <w:t xml:space="preserve"> cites a Wikipedia article ADD TO FUTURE WORK (Linking via </w:t>
      </w:r>
      <w:proofErr w:type="spellStart"/>
      <w:r w:rsidRPr="00A62A02">
        <w:rPr>
          <w:rFonts w:ascii="Times New Roman" w:eastAsia="Times New Roman" w:hAnsi="Times New Roman" w:cs="Times New Roman"/>
          <w:color w:val="000000"/>
        </w:rPr>
        <w:t>wikipedia</w:t>
      </w:r>
      <w:proofErr w:type="spellEnd"/>
      <w:r w:rsidRPr="00A62A02">
        <w:rPr>
          <w:rFonts w:ascii="Times New Roman" w:eastAsia="Times New Roman" w:hAnsi="Times New Roman" w:cs="Times New Roman"/>
          <w:color w:val="000000"/>
        </w:rPr>
        <w:t>)</w:t>
      </w:r>
    </w:p>
    <w:p w:rsidR="00CA7C70" w:rsidRPr="00EB5D02" w:rsidRDefault="00CA7C70" w:rsidP="00254B2D">
      <w:pPr>
        <w:spacing w:after="0"/>
        <w:rPr>
          <w:rFonts w:ascii="Times New Roman" w:eastAsia="Times New Roman" w:hAnsi="Times New Roman" w:cs="Times New Roman"/>
          <w:color w:val="000000"/>
        </w:rPr>
      </w:pPr>
    </w:p>
    <w:p w:rsidR="001E64F6" w:rsidRDefault="007A2653" w:rsidP="00254B2D">
      <w:pPr>
        <w:spacing w:after="0"/>
        <w:rPr>
          <w:rFonts w:ascii="Times New Roman" w:hAnsi="Times New Roman" w:cs="Times New Roman"/>
        </w:rPr>
      </w:pPr>
      <w:r>
        <w:rPr>
          <w:rFonts w:ascii="Times New Roman" w:hAnsi="Times New Roman" w:cs="Times New Roman"/>
        </w:rPr>
        <w:t>P.S. Tim has great hair</w:t>
      </w:r>
    </w:p>
    <w:p w:rsidR="007A2653" w:rsidRPr="00EB5D02" w:rsidRDefault="007A2653" w:rsidP="00254B2D">
      <w:pPr>
        <w:spacing w:after="0"/>
        <w:rPr>
          <w:rFonts w:ascii="Times New Roman" w:hAnsi="Times New Roman" w:cs="Times New Roman"/>
        </w:rPr>
      </w:pPr>
      <w:bookmarkStart w:id="707" w:name="_GoBack"/>
      <w:bookmarkEnd w:id="707"/>
    </w:p>
    <w:sectPr w:rsidR="007A2653" w:rsidRPr="00EB5D02" w:rsidSect="00B62209">
      <w:pgSz w:w="12240" w:h="15840"/>
      <w:pgMar w:top="1440" w:right="1440" w:bottom="99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01" w:author="student" w:date="2011-04-30T12:43:00Z" w:initials="s">
    <w:p w:rsidR="00F10F31" w:rsidRDefault="00F10F31">
      <w:pPr>
        <w:pStyle w:val="CommentText"/>
      </w:pPr>
      <w:r>
        <w:rPr>
          <w:rStyle w:val="CommentReference"/>
        </w:rPr>
        <w:annotationRef/>
      </w:r>
      <w:r>
        <w:t>Did we ever say what this actually is?</w:t>
      </w:r>
    </w:p>
  </w:comment>
  <w:comment w:id="537" w:author="student" w:date="2011-04-30T12:49:00Z" w:initials="s">
    <w:p w:rsidR="00930235" w:rsidRDefault="00930235">
      <w:pPr>
        <w:pStyle w:val="CommentText"/>
      </w:pPr>
      <w:r>
        <w:rPr>
          <w:rStyle w:val="CommentReference"/>
        </w:rPr>
        <w:annotationRef/>
      </w:r>
      <w:r>
        <w:t>We have been jumping between having “Wikis” capitalized and not capitalized.  We should pick on and stick with it.</w:t>
      </w:r>
    </w:p>
  </w:comment>
  <w:comment w:id="553" w:author="student" w:date="2011-04-30T12:56:00Z" w:initials="s">
    <w:p w:rsidR="00693BEA" w:rsidRDefault="00693BEA">
      <w:pPr>
        <w:pStyle w:val="CommentText"/>
      </w:pPr>
      <w:r>
        <w:rPr>
          <w:rStyle w:val="CommentReference"/>
        </w:rPr>
        <w:annotationRef/>
      </w:r>
      <w:r>
        <w:t>We had mentioned fixing the “scrawled” to “scraped”</w:t>
      </w:r>
    </w:p>
  </w:comment>
  <w:comment w:id="582" w:author="student" w:date="2011-04-30T13:29:00Z" w:initials="s">
    <w:p w:rsidR="0090510A" w:rsidRDefault="0090510A">
      <w:pPr>
        <w:pStyle w:val="CommentText"/>
      </w:pPr>
      <w:r>
        <w:rPr>
          <w:rStyle w:val="CommentReference"/>
        </w:rPr>
        <w:annotationRef/>
      </w:r>
      <w:r>
        <w:t xml:space="preserve">&gt; Our string matching algorithm was written in Java, not </w:t>
      </w:r>
      <w:proofErr w:type="spellStart"/>
      <w:r>
        <w:t>php</w:t>
      </w:r>
      <w:proofErr w:type="spellEnd"/>
      <w:r>
        <w:t xml:space="preserve">, if we want to change that </w:t>
      </w:r>
    </w:p>
    <w:p w:rsidR="0090510A" w:rsidRDefault="0090510A">
      <w:pPr>
        <w:pStyle w:val="CommentText"/>
      </w:pPr>
      <w:r>
        <w:t xml:space="preserve">&gt; “Crawled” </w:t>
      </w:r>
      <w:proofErr w:type="spellStart"/>
      <w:r>
        <w:t>vs</w:t>
      </w:r>
      <w:proofErr w:type="spellEnd"/>
      <w:r>
        <w:t xml:space="preserve"> “scraped”</w:t>
      </w:r>
    </w:p>
    <w:p w:rsidR="0090510A" w:rsidRDefault="0090510A">
      <w:pPr>
        <w:pStyle w:val="CommentText"/>
      </w:pPr>
      <w:r>
        <w:t xml:space="preserve">&gt; The rightmost box should be “Cross </w:t>
      </w:r>
      <w:proofErr w:type="spellStart"/>
      <w:r>
        <w:t>Topix</w:t>
      </w:r>
      <w:proofErr w:type="spellEnd"/>
      <w:r>
        <w:t xml:space="preserve"> Web UI”</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6466A"/>
    <w:multiLevelType w:val="hybridMultilevel"/>
    <w:tmpl w:val="185CC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F0746E"/>
    <w:multiLevelType w:val="multilevel"/>
    <w:tmpl w:val="EA0090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F319C8"/>
    <w:multiLevelType w:val="hybridMultilevel"/>
    <w:tmpl w:val="9D544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0B2555"/>
    <w:multiLevelType w:val="multilevel"/>
    <w:tmpl w:val="B32C2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AE1E39"/>
    <w:multiLevelType w:val="multilevel"/>
    <w:tmpl w:val="74CC3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9A52299"/>
    <w:multiLevelType w:val="hybridMultilevel"/>
    <w:tmpl w:val="DA9E5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77D1C"/>
    <w:multiLevelType w:val="hybridMultilevel"/>
    <w:tmpl w:val="F9003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E32E94"/>
    <w:multiLevelType w:val="multilevel"/>
    <w:tmpl w:val="4208A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300220"/>
    <w:multiLevelType w:val="hybridMultilevel"/>
    <w:tmpl w:val="5C825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0C57D3"/>
    <w:multiLevelType w:val="multilevel"/>
    <w:tmpl w:val="184C8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6082C21"/>
    <w:multiLevelType w:val="multilevel"/>
    <w:tmpl w:val="542A6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51370E"/>
    <w:multiLevelType w:val="hybridMultilevel"/>
    <w:tmpl w:val="AB289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2F49E2"/>
    <w:multiLevelType w:val="multilevel"/>
    <w:tmpl w:val="7304F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0C607B"/>
    <w:multiLevelType w:val="multilevel"/>
    <w:tmpl w:val="56464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5D1502"/>
    <w:multiLevelType w:val="multilevel"/>
    <w:tmpl w:val="5BA07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EA350CF"/>
    <w:multiLevelType w:val="multilevel"/>
    <w:tmpl w:val="DC44D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0CA629B"/>
    <w:multiLevelType w:val="hybridMultilevel"/>
    <w:tmpl w:val="41B4E3F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nsid w:val="330E5B5B"/>
    <w:multiLevelType w:val="multilevel"/>
    <w:tmpl w:val="E012B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3FA41D7"/>
    <w:multiLevelType w:val="hybridMultilevel"/>
    <w:tmpl w:val="3F1A4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603B03"/>
    <w:multiLevelType w:val="multilevel"/>
    <w:tmpl w:val="2B2A3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EE62F41"/>
    <w:multiLevelType w:val="hybridMultilevel"/>
    <w:tmpl w:val="40207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FD3A25"/>
    <w:multiLevelType w:val="multilevel"/>
    <w:tmpl w:val="C96A6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FAD0630"/>
    <w:multiLevelType w:val="hybridMultilevel"/>
    <w:tmpl w:val="455C4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FDA4B03"/>
    <w:multiLevelType w:val="multilevel"/>
    <w:tmpl w:val="DBF043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0CE6B96"/>
    <w:multiLevelType w:val="multilevel"/>
    <w:tmpl w:val="317E1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1DC6004"/>
    <w:multiLevelType w:val="multilevel"/>
    <w:tmpl w:val="7C9CD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1DF4709"/>
    <w:multiLevelType w:val="hybridMultilevel"/>
    <w:tmpl w:val="CE264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B14966"/>
    <w:multiLevelType w:val="multilevel"/>
    <w:tmpl w:val="0436D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78F7E0E"/>
    <w:multiLevelType w:val="multilevel"/>
    <w:tmpl w:val="5994F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25F4607"/>
    <w:multiLevelType w:val="multilevel"/>
    <w:tmpl w:val="71761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2765226"/>
    <w:multiLevelType w:val="hybridMultilevel"/>
    <w:tmpl w:val="84F07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47A1EC5"/>
    <w:multiLevelType w:val="multilevel"/>
    <w:tmpl w:val="5A1686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49466A1"/>
    <w:multiLevelType w:val="hybridMultilevel"/>
    <w:tmpl w:val="DE805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5E57FEE"/>
    <w:multiLevelType w:val="multilevel"/>
    <w:tmpl w:val="36E08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93D3150"/>
    <w:multiLevelType w:val="hybridMultilevel"/>
    <w:tmpl w:val="17127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9D330B7"/>
    <w:multiLevelType w:val="hybridMultilevel"/>
    <w:tmpl w:val="5276E950"/>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6">
    <w:nsid w:val="5E522FF1"/>
    <w:multiLevelType w:val="hybridMultilevel"/>
    <w:tmpl w:val="F0164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ED02E23"/>
    <w:multiLevelType w:val="multilevel"/>
    <w:tmpl w:val="56044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F7A1667"/>
    <w:multiLevelType w:val="multilevel"/>
    <w:tmpl w:val="564C0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1386BFE"/>
    <w:multiLevelType w:val="multilevel"/>
    <w:tmpl w:val="9DB49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3417F48"/>
    <w:multiLevelType w:val="hybridMultilevel"/>
    <w:tmpl w:val="64B293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4D8067E"/>
    <w:multiLevelType w:val="multilevel"/>
    <w:tmpl w:val="60922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8BD5787"/>
    <w:multiLevelType w:val="multilevel"/>
    <w:tmpl w:val="45D67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2933533"/>
    <w:multiLevelType w:val="hybridMultilevel"/>
    <w:tmpl w:val="22101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57C566B"/>
    <w:multiLevelType w:val="multilevel"/>
    <w:tmpl w:val="0D840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E000E3E"/>
    <w:multiLevelType w:val="hybridMultilevel"/>
    <w:tmpl w:val="07A23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23"/>
  </w:num>
  <w:num w:numId="3">
    <w:abstractNumId w:val="5"/>
  </w:num>
  <w:num w:numId="4">
    <w:abstractNumId w:val="14"/>
  </w:num>
  <w:num w:numId="5">
    <w:abstractNumId w:val="44"/>
  </w:num>
  <w:num w:numId="6">
    <w:abstractNumId w:val="4"/>
  </w:num>
  <w:num w:numId="7">
    <w:abstractNumId w:val="29"/>
  </w:num>
  <w:num w:numId="8">
    <w:abstractNumId w:val="28"/>
  </w:num>
  <w:num w:numId="9">
    <w:abstractNumId w:val="41"/>
  </w:num>
  <w:num w:numId="10">
    <w:abstractNumId w:val="24"/>
  </w:num>
  <w:num w:numId="11">
    <w:abstractNumId w:val="42"/>
  </w:num>
  <w:num w:numId="12">
    <w:abstractNumId w:val="3"/>
  </w:num>
  <w:num w:numId="13">
    <w:abstractNumId w:val="6"/>
  </w:num>
  <w:num w:numId="14">
    <w:abstractNumId w:val="45"/>
  </w:num>
  <w:num w:numId="15">
    <w:abstractNumId w:val="18"/>
  </w:num>
  <w:num w:numId="16">
    <w:abstractNumId w:val="2"/>
  </w:num>
  <w:num w:numId="17">
    <w:abstractNumId w:val="34"/>
  </w:num>
  <w:num w:numId="18">
    <w:abstractNumId w:val="0"/>
  </w:num>
  <w:num w:numId="19">
    <w:abstractNumId w:val="15"/>
  </w:num>
  <w:num w:numId="20">
    <w:abstractNumId w:val="33"/>
  </w:num>
  <w:num w:numId="21">
    <w:abstractNumId w:val="1"/>
  </w:num>
  <w:num w:numId="22">
    <w:abstractNumId w:val="9"/>
  </w:num>
  <w:num w:numId="23">
    <w:abstractNumId w:val="17"/>
  </w:num>
  <w:num w:numId="24">
    <w:abstractNumId w:val="39"/>
  </w:num>
  <w:num w:numId="25">
    <w:abstractNumId w:val="7"/>
  </w:num>
  <w:num w:numId="26">
    <w:abstractNumId w:val="37"/>
  </w:num>
  <w:num w:numId="27">
    <w:abstractNumId w:val="20"/>
  </w:num>
  <w:num w:numId="28">
    <w:abstractNumId w:val="43"/>
  </w:num>
  <w:num w:numId="29">
    <w:abstractNumId w:val="26"/>
  </w:num>
  <w:num w:numId="30">
    <w:abstractNumId w:val="35"/>
  </w:num>
  <w:num w:numId="31">
    <w:abstractNumId w:val="30"/>
  </w:num>
  <w:num w:numId="32">
    <w:abstractNumId w:val="8"/>
  </w:num>
  <w:num w:numId="33">
    <w:abstractNumId w:val="40"/>
  </w:num>
  <w:num w:numId="34">
    <w:abstractNumId w:val="11"/>
  </w:num>
  <w:num w:numId="35">
    <w:abstractNumId w:val="36"/>
  </w:num>
  <w:num w:numId="36">
    <w:abstractNumId w:val="27"/>
  </w:num>
  <w:num w:numId="37">
    <w:abstractNumId w:val="12"/>
  </w:num>
  <w:num w:numId="38">
    <w:abstractNumId w:val="38"/>
  </w:num>
  <w:num w:numId="39">
    <w:abstractNumId w:val="25"/>
  </w:num>
  <w:num w:numId="40">
    <w:abstractNumId w:val="19"/>
  </w:num>
  <w:num w:numId="41">
    <w:abstractNumId w:val="13"/>
  </w:num>
  <w:num w:numId="42">
    <w:abstractNumId w:val="32"/>
  </w:num>
  <w:num w:numId="43">
    <w:abstractNumId w:val="16"/>
  </w:num>
  <w:num w:numId="44">
    <w:abstractNumId w:val="22"/>
  </w:num>
  <w:num w:numId="45">
    <w:abstractNumId w:val="31"/>
  </w:num>
  <w:num w:numId="4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trackRevisions/>
  <w:defaultTabStop w:val="720"/>
  <w:characterSpacingControl w:val="doNotCompress"/>
  <w:compat/>
  <w:rsids>
    <w:rsidRoot w:val="00AA79DD"/>
    <w:rsid w:val="0000547D"/>
    <w:rsid w:val="00023B10"/>
    <w:rsid w:val="00033F93"/>
    <w:rsid w:val="0005504A"/>
    <w:rsid w:val="000679D6"/>
    <w:rsid w:val="0007223B"/>
    <w:rsid w:val="00075489"/>
    <w:rsid w:val="000D53FB"/>
    <w:rsid w:val="001250DB"/>
    <w:rsid w:val="00142D0B"/>
    <w:rsid w:val="0015376C"/>
    <w:rsid w:val="0018380E"/>
    <w:rsid w:val="001D0C2B"/>
    <w:rsid w:val="001E64F6"/>
    <w:rsid w:val="002348F8"/>
    <w:rsid w:val="002439FA"/>
    <w:rsid w:val="00254B2D"/>
    <w:rsid w:val="002C785D"/>
    <w:rsid w:val="0035668A"/>
    <w:rsid w:val="003C6EFA"/>
    <w:rsid w:val="00456B3C"/>
    <w:rsid w:val="00467A11"/>
    <w:rsid w:val="00472D62"/>
    <w:rsid w:val="004B48F1"/>
    <w:rsid w:val="004E55E1"/>
    <w:rsid w:val="004F5B2F"/>
    <w:rsid w:val="00510ECC"/>
    <w:rsid w:val="00634086"/>
    <w:rsid w:val="00667331"/>
    <w:rsid w:val="00693BEA"/>
    <w:rsid w:val="006E0A3D"/>
    <w:rsid w:val="00702BF0"/>
    <w:rsid w:val="007214F9"/>
    <w:rsid w:val="00730C25"/>
    <w:rsid w:val="00786B6D"/>
    <w:rsid w:val="007A2653"/>
    <w:rsid w:val="007F77FD"/>
    <w:rsid w:val="008624B9"/>
    <w:rsid w:val="008810FA"/>
    <w:rsid w:val="008E5396"/>
    <w:rsid w:val="008F529F"/>
    <w:rsid w:val="0090510A"/>
    <w:rsid w:val="00930235"/>
    <w:rsid w:val="00932DF7"/>
    <w:rsid w:val="00981ED6"/>
    <w:rsid w:val="00992C24"/>
    <w:rsid w:val="00A62A02"/>
    <w:rsid w:val="00A702FB"/>
    <w:rsid w:val="00AA79DD"/>
    <w:rsid w:val="00AD5136"/>
    <w:rsid w:val="00AD6A6C"/>
    <w:rsid w:val="00AE08A7"/>
    <w:rsid w:val="00B067AE"/>
    <w:rsid w:val="00B2271B"/>
    <w:rsid w:val="00B260CC"/>
    <w:rsid w:val="00B62209"/>
    <w:rsid w:val="00B9354B"/>
    <w:rsid w:val="00B94D9C"/>
    <w:rsid w:val="00BA1702"/>
    <w:rsid w:val="00BF25A8"/>
    <w:rsid w:val="00C3629A"/>
    <w:rsid w:val="00C84555"/>
    <w:rsid w:val="00CA7C70"/>
    <w:rsid w:val="00CC0D56"/>
    <w:rsid w:val="00CD5C7A"/>
    <w:rsid w:val="00CF21BC"/>
    <w:rsid w:val="00D1047E"/>
    <w:rsid w:val="00D1613A"/>
    <w:rsid w:val="00D24595"/>
    <w:rsid w:val="00D41002"/>
    <w:rsid w:val="00E07744"/>
    <w:rsid w:val="00E51178"/>
    <w:rsid w:val="00E65598"/>
    <w:rsid w:val="00EA683C"/>
    <w:rsid w:val="00EB5D02"/>
    <w:rsid w:val="00ED6498"/>
    <w:rsid w:val="00EE498B"/>
    <w:rsid w:val="00F01632"/>
    <w:rsid w:val="00F10F31"/>
    <w:rsid w:val="00F13CDD"/>
    <w:rsid w:val="00F456E7"/>
    <w:rsid w:val="00F521E3"/>
    <w:rsid w:val="00F91EFA"/>
    <w:rsid w:val="00FA1BA7"/>
    <w:rsid w:val="00FB0DAD"/>
    <w:rsid w:val="00FD7C1D"/>
    <w:rsid w:val="00FF059D"/>
    <w:rsid w:val="00FF66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5489"/>
  </w:style>
  <w:style w:type="paragraph" w:styleId="Heading1">
    <w:name w:val="heading 1"/>
    <w:basedOn w:val="Normal"/>
    <w:next w:val="Normal"/>
    <w:link w:val="Heading1Char"/>
    <w:uiPriority w:val="9"/>
    <w:qFormat/>
    <w:rsid w:val="00CA7C7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A7C70"/>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F25A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Spacing"/>
    <w:link w:val="Style1Char"/>
    <w:qFormat/>
    <w:rsid w:val="00142D0B"/>
    <w:rPr>
      <w:rFonts w:ascii="Times New Roman" w:hAnsi="Times New Roman"/>
    </w:rPr>
  </w:style>
  <w:style w:type="character" w:customStyle="1" w:styleId="Style1Char">
    <w:name w:val="Style1 Char"/>
    <w:basedOn w:val="DefaultParagraphFont"/>
    <w:link w:val="Style1"/>
    <w:rsid w:val="00142D0B"/>
    <w:rPr>
      <w:rFonts w:ascii="Times New Roman" w:hAnsi="Times New Roman"/>
    </w:rPr>
  </w:style>
  <w:style w:type="paragraph" w:styleId="NoSpacing">
    <w:name w:val="No Spacing"/>
    <w:link w:val="NoSpacingChar"/>
    <w:uiPriority w:val="1"/>
    <w:qFormat/>
    <w:rsid w:val="00142D0B"/>
    <w:pPr>
      <w:spacing w:after="0"/>
    </w:pPr>
  </w:style>
  <w:style w:type="character" w:customStyle="1" w:styleId="Heading2Char">
    <w:name w:val="Heading 2 Char"/>
    <w:basedOn w:val="DefaultParagraphFont"/>
    <w:link w:val="Heading2"/>
    <w:uiPriority w:val="9"/>
    <w:rsid w:val="00CA7C70"/>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A7C70"/>
    <w:pPr>
      <w:spacing w:before="100" w:beforeAutospacing="1" w:after="100" w:afterAutospacing="1"/>
    </w:pPr>
    <w:rPr>
      <w:rFonts w:ascii="Times New Roman" w:eastAsia="Times New Roman" w:hAnsi="Times New Roman" w:cs="Times New Roman"/>
      <w:sz w:val="24"/>
      <w:szCs w:val="24"/>
    </w:rPr>
  </w:style>
  <w:style w:type="character" w:customStyle="1" w:styleId="apple-tab-span">
    <w:name w:val="apple-tab-span"/>
    <w:basedOn w:val="DefaultParagraphFont"/>
    <w:rsid w:val="00CA7C70"/>
  </w:style>
  <w:style w:type="character" w:customStyle="1" w:styleId="Heading1Char">
    <w:name w:val="Heading 1 Char"/>
    <w:basedOn w:val="DefaultParagraphFont"/>
    <w:link w:val="Heading1"/>
    <w:uiPriority w:val="9"/>
    <w:rsid w:val="00CA7C7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A7C70"/>
    <w:pPr>
      <w:spacing w:line="276" w:lineRule="auto"/>
      <w:outlineLvl w:val="9"/>
    </w:pPr>
    <w:rPr>
      <w:lang w:eastAsia="ja-JP"/>
    </w:rPr>
  </w:style>
  <w:style w:type="paragraph" w:styleId="TOC2">
    <w:name w:val="toc 2"/>
    <w:basedOn w:val="Normal"/>
    <w:next w:val="Normal"/>
    <w:autoRedefine/>
    <w:uiPriority w:val="39"/>
    <w:unhideWhenUsed/>
    <w:rsid w:val="00CA7C70"/>
    <w:pPr>
      <w:spacing w:after="100"/>
      <w:ind w:left="220"/>
    </w:pPr>
  </w:style>
  <w:style w:type="character" w:styleId="Hyperlink">
    <w:name w:val="Hyperlink"/>
    <w:basedOn w:val="DefaultParagraphFont"/>
    <w:uiPriority w:val="99"/>
    <w:unhideWhenUsed/>
    <w:rsid w:val="00CA7C70"/>
    <w:rPr>
      <w:color w:val="0000FF" w:themeColor="hyperlink"/>
      <w:u w:val="single"/>
    </w:rPr>
  </w:style>
  <w:style w:type="paragraph" w:styleId="BalloonText">
    <w:name w:val="Balloon Text"/>
    <w:basedOn w:val="Normal"/>
    <w:link w:val="BalloonTextChar"/>
    <w:uiPriority w:val="99"/>
    <w:semiHidden/>
    <w:unhideWhenUsed/>
    <w:rsid w:val="00CA7C7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7C70"/>
    <w:rPr>
      <w:rFonts w:ascii="Tahoma" w:hAnsi="Tahoma" w:cs="Tahoma"/>
      <w:sz w:val="16"/>
      <w:szCs w:val="16"/>
    </w:rPr>
  </w:style>
  <w:style w:type="paragraph" w:styleId="ListParagraph">
    <w:name w:val="List Paragraph"/>
    <w:basedOn w:val="Normal"/>
    <w:uiPriority w:val="34"/>
    <w:qFormat/>
    <w:rsid w:val="00E51178"/>
    <w:pPr>
      <w:ind w:left="720"/>
      <w:contextualSpacing/>
    </w:pPr>
  </w:style>
  <w:style w:type="paragraph" w:styleId="TOC1">
    <w:name w:val="toc 1"/>
    <w:basedOn w:val="Normal"/>
    <w:next w:val="Normal"/>
    <w:autoRedefine/>
    <w:uiPriority w:val="39"/>
    <w:unhideWhenUsed/>
    <w:rsid w:val="00E51178"/>
    <w:pPr>
      <w:spacing w:after="100"/>
    </w:pPr>
  </w:style>
  <w:style w:type="character" w:customStyle="1" w:styleId="NoSpacingChar">
    <w:name w:val="No Spacing Char"/>
    <w:basedOn w:val="DefaultParagraphFont"/>
    <w:link w:val="NoSpacing"/>
    <w:uiPriority w:val="1"/>
    <w:rsid w:val="00786B6D"/>
  </w:style>
  <w:style w:type="character" w:customStyle="1" w:styleId="Heading3Char">
    <w:name w:val="Heading 3 Char"/>
    <w:basedOn w:val="DefaultParagraphFont"/>
    <w:link w:val="Heading3"/>
    <w:uiPriority w:val="9"/>
    <w:semiHidden/>
    <w:rsid w:val="00BF25A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075489"/>
    <w:pPr>
      <w:spacing w:after="100"/>
      <w:ind w:left="440"/>
    </w:pPr>
  </w:style>
  <w:style w:type="character" w:styleId="CommentReference">
    <w:name w:val="annotation reference"/>
    <w:basedOn w:val="DefaultParagraphFont"/>
    <w:uiPriority w:val="99"/>
    <w:semiHidden/>
    <w:unhideWhenUsed/>
    <w:rsid w:val="00F10F31"/>
    <w:rPr>
      <w:sz w:val="16"/>
      <w:szCs w:val="16"/>
    </w:rPr>
  </w:style>
  <w:style w:type="paragraph" w:styleId="CommentText">
    <w:name w:val="annotation text"/>
    <w:basedOn w:val="Normal"/>
    <w:link w:val="CommentTextChar"/>
    <w:uiPriority w:val="99"/>
    <w:semiHidden/>
    <w:unhideWhenUsed/>
    <w:rsid w:val="00F10F31"/>
    <w:rPr>
      <w:sz w:val="20"/>
      <w:szCs w:val="20"/>
    </w:rPr>
  </w:style>
  <w:style w:type="character" w:customStyle="1" w:styleId="CommentTextChar">
    <w:name w:val="Comment Text Char"/>
    <w:basedOn w:val="DefaultParagraphFont"/>
    <w:link w:val="CommentText"/>
    <w:uiPriority w:val="99"/>
    <w:semiHidden/>
    <w:rsid w:val="00F10F31"/>
    <w:rPr>
      <w:sz w:val="20"/>
      <w:szCs w:val="20"/>
    </w:rPr>
  </w:style>
  <w:style w:type="paragraph" w:styleId="CommentSubject">
    <w:name w:val="annotation subject"/>
    <w:basedOn w:val="CommentText"/>
    <w:next w:val="CommentText"/>
    <w:link w:val="CommentSubjectChar"/>
    <w:uiPriority w:val="99"/>
    <w:semiHidden/>
    <w:unhideWhenUsed/>
    <w:rsid w:val="00F10F31"/>
    <w:rPr>
      <w:b/>
      <w:bCs/>
    </w:rPr>
  </w:style>
  <w:style w:type="character" w:customStyle="1" w:styleId="CommentSubjectChar">
    <w:name w:val="Comment Subject Char"/>
    <w:basedOn w:val="CommentTextChar"/>
    <w:link w:val="CommentSubject"/>
    <w:uiPriority w:val="99"/>
    <w:semiHidden/>
    <w:rsid w:val="00F10F3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5489"/>
  </w:style>
  <w:style w:type="paragraph" w:styleId="Heading1">
    <w:name w:val="heading 1"/>
    <w:basedOn w:val="Normal"/>
    <w:next w:val="Normal"/>
    <w:link w:val="Heading1Char"/>
    <w:uiPriority w:val="9"/>
    <w:qFormat/>
    <w:rsid w:val="00CA7C7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A7C70"/>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F25A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Spacing"/>
    <w:link w:val="Style1Char"/>
    <w:qFormat/>
    <w:rsid w:val="00142D0B"/>
    <w:rPr>
      <w:rFonts w:ascii="Times New Roman" w:hAnsi="Times New Roman"/>
    </w:rPr>
  </w:style>
  <w:style w:type="character" w:customStyle="1" w:styleId="Style1Char">
    <w:name w:val="Style1 Char"/>
    <w:basedOn w:val="DefaultParagraphFont"/>
    <w:link w:val="Style1"/>
    <w:rsid w:val="00142D0B"/>
    <w:rPr>
      <w:rFonts w:ascii="Times New Roman" w:hAnsi="Times New Roman"/>
    </w:rPr>
  </w:style>
  <w:style w:type="paragraph" w:styleId="NoSpacing">
    <w:name w:val="No Spacing"/>
    <w:link w:val="NoSpacingChar"/>
    <w:uiPriority w:val="1"/>
    <w:qFormat/>
    <w:rsid w:val="00142D0B"/>
    <w:pPr>
      <w:spacing w:after="0"/>
    </w:pPr>
  </w:style>
  <w:style w:type="character" w:customStyle="1" w:styleId="Heading2Char">
    <w:name w:val="Heading 2 Char"/>
    <w:basedOn w:val="DefaultParagraphFont"/>
    <w:link w:val="Heading2"/>
    <w:uiPriority w:val="9"/>
    <w:rsid w:val="00CA7C70"/>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A7C70"/>
    <w:pPr>
      <w:spacing w:before="100" w:beforeAutospacing="1" w:after="100" w:afterAutospacing="1"/>
    </w:pPr>
    <w:rPr>
      <w:rFonts w:ascii="Times New Roman" w:eastAsia="Times New Roman" w:hAnsi="Times New Roman" w:cs="Times New Roman"/>
      <w:sz w:val="24"/>
      <w:szCs w:val="24"/>
    </w:rPr>
  </w:style>
  <w:style w:type="character" w:customStyle="1" w:styleId="apple-tab-span">
    <w:name w:val="apple-tab-span"/>
    <w:basedOn w:val="DefaultParagraphFont"/>
    <w:rsid w:val="00CA7C70"/>
  </w:style>
  <w:style w:type="character" w:customStyle="1" w:styleId="Heading1Char">
    <w:name w:val="Heading 1 Char"/>
    <w:basedOn w:val="DefaultParagraphFont"/>
    <w:link w:val="Heading1"/>
    <w:uiPriority w:val="9"/>
    <w:rsid w:val="00CA7C7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A7C70"/>
    <w:pPr>
      <w:spacing w:line="276" w:lineRule="auto"/>
      <w:outlineLvl w:val="9"/>
    </w:pPr>
    <w:rPr>
      <w:lang w:eastAsia="ja-JP"/>
    </w:rPr>
  </w:style>
  <w:style w:type="paragraph" w:styleId="TOC2">
    <w:name w:val="toc 2"/>
    <w:basedOn w:val="Normal"/>
    <w:next w:val="Normal"/>
    <w:autoRedefine/>
    <w:uiPriority w:val="39"/>
    <w:unhideWhenUsed/>
    <w:rsid w:val="00CA7C70"/>
    <w:pPr>
      <w:spacing w:after="100"/>
      <w:ind w:left="220"/>
    </w:pPr>
  </w:style>
  <w:style w:type="character" w:styleId="Hyperlink">
    <w:name w:val="Hyperlink"/>
    <w:basedOn w:val="DefaultParagraphFont"/>
    <w:uiPriority w:val="99"/>
    <w:unhideWhenUsed/>
    <w:rsid w:val="00CA7C70"/>
    <w:rPr>
      <w:color w:val="0000FF" w:themeColor="hyperlink"/>
      <w:u w:val="single"/>
    </w:rPr>
  </w:style>
  <w:style w:type="paragraph" w:styleId="BalloonText">
    <w:name w:val="Balloon Text"/>
    <w:basedOn w:val="Normal"/>
    <w:link w:val="BalloonTextChar"/>
    <w:uiPriority w:val="99"/>
    <w:semiHidden/>
    <w:unhideWhenUsed/>
    <w:rsid w:val="00CA7C7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7C70"/>
    <w:rPr>
      <w:rFonts w:ascii="Tahoma" w:hAnsi="Tahoma" w:cs="Tahoma"/>
      <w:sz w:val="16"/>
      <w:szCs w:val="16"/>
    </w:rPr>
  </w:style>
  <w:style w:type="paragraph" w:styleId="ListParagraph">
    <w:name w:val="List Paragraph"/>
    <w:basedOn w:val="Normal"/>
    <w:uiPriority w:val="34"/>
    <w:qFormat/>
    <w:rsid w:val="00E51178"/>
    <w:pPr>
      <w:ind w:left="720"/>
      <w:contextualSpacing/>
    </w:pPr>
  </w:style>
  <w:style w:type="paragraph" w:styleId="TOC1">
    <w:name w:val="toc 1"/>
    <w:basedOn w:val="Normal"/>
    <w:next w:val="Normal"/>
    <w:autoRedefine/>
    <w:uiPriority w:val="39"/>
    <w:unhideWhenUsed/>
    <w:rsid w:val="00E51178"/>
    <w:pPr>
      <w:spacing w:after="100"/>
    </w:pPr>
  </w:style>
  <w:style w:type="character" w:customStyle="1" w:styleId="NoSpacingChar">
    <w:name w:val="No Spacing Char"/>
    <w:basedOn w:val="DefaultParagraphFont"/>
    <w:link w:val="NoSpacing"/>
    <w:uiPriority w:val="1"/>
    <w:rsid w:val="00786B6D"/>
  </w:style>
  <w:style w:type="character" w:customStyle="1" w:styleId="Heading3Char">
    <w:name w:val="Heading 3 Char"/>
    <w:basedOn w:val="DefaultParagraphFont"/>
    <w:link w:val="Heading3"/>
    <w:uiPriority w:val="9"/>
    <w:semiHidden/>
    <w:rsid w:val="00BF25A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075489"/>
    <w:pPr>
      <w:spacing w:after="100"/>
      <w:ind w:left="440"/>
    </w:pPr>
  </w:style>
</w:styles>
</file>

<file path=word/webSettings.xml><?xml version="1.0" encoding="utf-8"?>
<w:webSettings xmlns:r="http://schemas.openxmlformats.org/officeDocument/2006/relationships" xmlns:w="http://schemas.openxmlformats.org/wordprocessingml/2006/main">
  <w:divs>
    <w:div w:id="11033149">
      <w:bodyDiv w:val="1"/>
      <w:marLeft w:val="0"/>
      <w:marRight w:val="0"/>
      <w:marTop w:val="0"/>
      <w:marBottom w:val="0"/>
      <w:divBdr>
        <w:top w:val="none" w:sz="0" w:space="0" w:color="auto"/>
        <w:left w:val="none" w:sz="0" w:space="0" w:color="auto"/>
        <w:bottom w:val="none" w:sz="0" w:space="0" w:color="auto"/>
        <w:right w:val="none" w:sz="0" w:space="0" w:color="auto"/>
      </w:divBdr>
      <w:divsChild>
        <w:div w:id="1459303000">
          <w:marLeft w:val="0"/>
          <w:marRight w:val="0"/>
          <w:marTop w:val="0"/>
          <w:marBottom w:val="0"/>
          <w:divBdr>
            <w:top w:val="none" w:sz="0" w:space="0" w:color="auto"/>
            <w:left w:val="none" w:sz="0" w:space="0" w:color="auto"/>
            <w:bottom w:val="none" w:sz="0" w:space="0" w:color="auto"/>
            <w:right w:val="none" w:sz="0" w:space="0" w:color="auto"/>
          </w:divBdr>
        </w:div>
      </w:divsChild>
    </w:div>
    <w:div w:id="76442029">
      <w:bodyDiv w:val="1"/>
      <w:marLeft w:val="0"/>
      <w:marRight w:val="0"/>
      <w:marTop w:val="0"/>
      <w:marBottom w:val="0"/>
      <w:divBdr>
        <w:top w:val="none" w:sz="0" w:space="0" w:color="auto"/>
        <w:left w:val="none" w:sz="0" w:space="0" w:color="auto"/>
        <w:bottom w:val="none" w:sz="0" w:space="0" w:color="auto"/>
        <w:right w:val="none" w:sz="0" w:space="0" w:color="auto"/>
      </w:divBdr>
      <w:divsChild>
        <w:div w:id="19939079">
          <w:marLeft w:val="0"/>
          <w:marRight w:val="0"/>
          <w:marTop w:val="0"/>
          <w:marBottom w:val="0"/>
          <w:divBdr>
            <w:top w:val="none" w:sz="0" w:space="0" w:color="auto"/>
            <w:left w:val="none" w:sz="0" w:space="0" w:color="auto"/>
            <w:bottom w:val="none" w:sz="0" w:space="0" w:color="auto"/>
            <w:right w:val="none" w:sz="0" w:space="0" w:color="auto"/>
          </w:divBdr>
        </w:div>
      </w:divsChild>
    </w:div>
    <w:div w:id="234121955">
      <w:bodyDiv w:val="1"/>
      <w:marLeft w:val="0"/>
      <w:marRight w:val="0"/>
      <w:marTop w:val="0"/>
      <w:marBottom w:val="0"/>
      <w:divBdr>
        <w:top w:val="none" w:sz="0" w:space="0" w:color="auto"/>
        <w:left w:val="none" w:sz="0" w:space="0" w:color="auto"/>
        <w:bottom w:val="none" w:sz="0" w:space="0" w:color="auto"/>
        <w:right w:val="none" w:sz="0" w:space="0" w:color="auto"/>
      </w:divBdr>
      <w:divsChild>
        <w:div w:id="219439121">
          <w:marLeft w:val="0"/>
          <w:marRight w:val="0"/>
          <w:marTop w:val="0"/>
          <w:marBottom w:val="0"/>
          <w:divBdr>
            <w:top w:val="none" w:sz="0" w:space="0" w:color="auto"/>
            <w:left w:val="none" w:sz="0" w:space="0" w:color="auto"/>
            <w:bottom w:val="none" w:sz="0" w:space="0" w:color="auto"/>
            <w:right w:val="none" w:sz="0" w:space="0" w:color="auto"/>
          </w:divBdr>
        </w:div>
      </w:divsChild>
    </w:div>
    <w:div w:id="475610575">
      <w:bodyDiv w:val="1"/>
      <w:marLeft w:val="0"/>
      <w:marRight w:val="0"/>
      <w:marTop w:val="0"/>
      <w:marBottom w:val="0"/>
      <w:divBdr>
        <w:top w:val="none" w:sz="0" w:space="0" w:color="auto"/>
        <w:left w:val="none" w:sz="0" w:space="0" w:color="auto"/>
        <w:bottom w:val="none" w:sz="0" w:space="0" w:color="auto"/>
        <w:right w:val="none" w:sz="0" w:space="0" w:color="auto"/>
      </w:divBdr>
      <w:divsChild>
        <w:div w:id="1115095721">
          <w:marLeft w:val="0"/>
          <w:marRight w:val="0"/>
          <w:marTop w:val="0"/>
          <w:marBottom w:val="0"/>
          <w:divBdr>
            <w:top w:val="none" w:sz="0" w:space="0" w:color="auto"/>
            <w:left w:val="none" w:sz="0" w:space="0" w:color="auto"/>
            <w:bottom w:val="none" w:sz="0" w:space="0" w:color="auto"/>
            <w:right w:val="none" w:sz="0" w:space="0" w:color="auto"/>
          </w:divBdr>
        </w:div>
      </w:divsChild>
    </w:div>
    <w:div w:id="546454443">
      <w:bodyDiv w:val="1"/>
      <w:marLeft w:val="0"/>
      <w:marRight w:val="0"/>
      <w:marTop w:val="0"/>
      <w:marBottom w:val="0"/>
      <w:divBdr>
        <w:top w:val="none" w:sz="0" w:space="0" w:color="auto"/>
        <w:left w:val="none" w:sz="0" w:space="0" w:color="auto"/>
        <w:bottom w:val="none" w:sz="0" w:space="0" w:color="auto"/>
        <w:right w:val="none" w:sz="0" w:space="0" w:color="auto"/>
      </w:divBdr>
      <w:divsChild>
        <w:div w:id="1705977012">
          <w:marLeft w:val="0"/>
          <w:marRight w:val="0"/>
          <w:marTop w:val="0"/>
          <w:marBottom w:val="0"/>
          <w:divBdr>
            <w:top w:val="none" w:sz="0" w:space="0" w:color="auto"/>
            <w:left w:val="none" w:sz="0" w:space="0" w:color="auto"/>
            <w:bottom w:val="none" w:sz="0" w:space="0" w:color="auto"/>
            <w:right w:val="none" w:sz="0" w:space="0" w:color="auto"/>
          </w:divBdr>
        </w:div>
      </w:divsChild>
    </w:div>
    <w:div w:id="713575650">
      <w:bodyDiv w:val="1"/>
      <w:marLeft w:val="0"/>
      <w:marRight w:val="0"/>
      <w:marTop w:val="0"/>
      <w:marBottom w:val="0"/>
      <w:divBdr>
        <w:top w:val="none" w:sz="0" w:space="0" w:color="auto"/>
        <w:left w:val="none" w:sz="0" w:space="0" w:color="auto"/>
        <w:bottom w:val="none" w:sz="0" w:space="0" w:color="auto"/>
        <w:right w:val="none" w:sz="0" w:space="0" w:color="auto"/>
      </w:divBdr>
      <w:divsChild>
        <w:div w:id="682245879">
          <w:marLeft w:val="0"/>
          <w:marRight w:val="0"/>
          <w:marTop w:val="0"/>
          <w:marBottom w:val="0"/>
          <w:divBdr>
            <w:top w:val="none" w:sz="0" w:space="0" w:color="auto"/>
            <w:left w:val="none" w:sz="0" w:space="0" w:color="auto"/>
            <w:bottom w:val="none" w:sz="0" w:space="0" w:color="auto"/>
            <w:right w:val="none" w:sz="0" w:space="0" w:color="auto"/>
          </w:divBdr>
        </w:div>
      </w:divsChild>
    </w:div>
    <w:div w:id="719859641">
      <w:bodyDiv w:val="1"/>
      <w:marLeft w:val="0"/>
      <w:marRight w:val="0"/>
      <w:marTop w:val="0"/>
      <w:marBottom w:val="0"/>
      <w:divBdr>
        <w:top w:val="none" w:sz="0" w:space="0" w:color="auto"/>
        <w:left w:val="none" w:sz="0" w:space="0" w:color="auto"/>
        <w:bottom w:val="none" w:sz="0" w:space="0" w:color="auto"/>
        <w:right w:val="none" w:sz="0" w:space="0" w:color="auto"/>
      </w:divBdr>
      <w:divsChild>
        <w:div w:id="926117640">
          <w:marLeft w:val="0"/>
          <w:marRight w:val="0"/>
          <w:marTop w:val="0"/>
          <w:marBottom w:val="0"/>
          <w:divBdr>
            <w:top w:val="none" w:sz="0" w:space="0" w:color="auto"/>
            <w:left w:val="none" w:sz="0" w:space="0" w:color="auto"/>
            <w:bottom w:val="none" w:sz="0" w:space="0" w:color="auto"/>
            <w:right w:val="none" w:sz="0" w:space="0" w:color="auto"/>
          </w:divBdr>
        </w:div>
      </w:divsChild>
    </w:div>
    <w:div w:id="830608507">
      <w:bodyDiv w:val="1"/>
      <w:marLeft w:val="0"/>
      <w:marRight w:val="0"/>
      <w:marTop w:val="0"/>
      <w:marBottom w:val="0"/>
      <w:divBdr>
        <w:top w:val="none" w:sz="0" w:space="0" w:color="auto"/>
        <w:left w:val="none" w:sz="0" w:space="0" w:color="auto"/>
        <w:bottom w:val="none" w:sz="0" w:space="0" w:color="auto"/>
        <w:right w:val="none" w:sz="0" w:space="0" w:color="auto"/>
      </w:divBdr>
      <w:divsChild>
        <w:div w:id="1819377047">
          <w:marLeft w:val="0"/>
          <w:marRight w:val="0"/>
          <w:marTop w:val="0"/>
          <w:marBottom w:val="0"/>
          <w:divBdr>
            <w:top w:val="none" w:sz="0" w:space="0" w:color="auto"/>
            <w:left w:val="none" w:sz="0" w:space="0" w:color="auto"/>
            <w:bottom w:val="none" w:sz="0" w:space="0" w:color="auto"/>
            <w:right w:val="none" w:sz="0" w:space="0" w:color="auto"/>
          </w:divBdr>
        </w:div>
      </w:divsChild>
    </w:div>
    <w:div w:id="875434784">
      <w:bodyDiv w:val="1"/>
      <w:marLeft w:val="0"/>
      <w:marRight w:val="0"/>
      <w:marTop w:val="0"/>
      <w:marBottom w:val="0"/>
      <w:divBdr>
        <w:top w:val="none" w:sz="0" w:space="0" w:color="auto"/>
        <w:left w:val="none" w:sz="0" w:space="0" w:color="auto"/>
        <w:bottom w:val="none" w:sz="0" w:space="0" w:color="auto"/>
        <w:right w:val="none" w:sz="0" w:space="0" w:color="auto"/>
      </w:divBdr>
      <w:divsChild>
        <w:div w:id="2057242486">
          <w:marLeft w:val="0"/>
          <w:marRight w:val="0"/>
          <w:marTop w:val="0"/>
          <w:marBottom w:val="0"/>
          <w:divBdr>
            <w:top w:val="none" w:sz="0" w:space="0" w:color="auto"/>
            <w:left w:val="none" w:sz="0" w:space="0" w:color="auto"/>
            <w:bottom w:val="none" w:sz="0" w:space="0" w:color="auto"/>
            <w:right w:val="none" w:sz="0" w:space="0" w:color="auto"/>
          </w:divBdr>
        </w:div>
      </w:divsChild>
    </w:div>
    <w:div w:id="884565834">
      <w:bodyDiv w:val="1"/>
      <w:marLeft w:val="0"/>
      <w:marRight w:val="0"/>
      <w:marTop w:val="0"/>
      <w:marBottom w:val="0"/>
      <w:divBdr>
        <w:top w:val="none" w:sz="0" w:space="0" w:color="auto"/>
        <w:left w:val="none" w:sz="0" w:space="0" w:color="auto"/>
        <w:bottom w:val="none" w:sz="0" w:space="0" w:color="auto"/>
        <w:right w:val="none" w:sz="0" w:space="0" w:color="auto"/>
      </w:divBdr>
      <w:divsChild>
        <w:div w:id="1730030887">
          <w:marLeft w:val="0"/>
          <w:marRight w:val="0"/>
          <w:marTop w:val="0"/>
          <w:marBottom w:val="0"/>
          <w:divBdr>
            <w:top w:val="none" w:sz="0" w:space="0" w:color="auto"/>
            <w:left w:val="none" w:sz="0" w:space="0" w:color="auto"/>
            <w:bottom w:val="none" w:sz="0" w:space="0" w:color="auto"/>
            <w:right w:val="none" w:sz="0" w:space="0" w:color="auto"/>
          </w:divBdr>
        </w:div>
      </w:divsChild>
    </w:div>
    <w:div w:id="1195580549">
      <w:bodyDiv w:val="1"/>
      <w:marLeft w:val="0"/>
      <w:marRight w:val="0"/>
      <w:marTop w:val="0"/>
      <w:marBottom w:val="0"/>
      <w:divBdr>
        <w:top w:val="none" w:sz="0" w:space="0" w:color="auto"/>
        <w:left w:val="none" w:sz="0" w:space="0" w:color="auto"/>
        <w:bottom w:val="none" w:sz="0" w:space="0" w:color="auto"/>
        <w:right w:val="none" w:sz="0" w:space="0" w:color="auto"/>
      </w:divBdr>
      <w:divsChild>
        <w:div w:id="1981113102">
          <w:marLeft w:val="0"/>
          <w:marRight w:val="0"/>
          <w:marTop w:val="0"/>
          <w:marBottom w:val="0"/>
          <w:divBdr>
            <w:top w:val="none" w:sz="0" w:space="0" w:color="auto"/>
            <w:left w:val="none" w:sz="0" w:space="0" w:color="auto"/>
            <w:bottom w:val="none" w:sz="0" w:space="0" w:color="auto"/>
            <w:right w:val="none" w:sz="0" w:space="0" w:color="auto"/>
          </w:divBdr>
        </w:div>
      </w:divsChild>
    </w:div>
    <w:div w:id="1313563444">
      <w:bodyDiv w:val="1"/>
      <w:marLeft w:val="0"/>
      <w:marRight w:val="0"/>
      <w:marTop w:val="0"/>
      <w:marBottom w:val="0"/>
      <w:divBdr>
        <w:top w:val="none" w:sz="0" w:space="0" w:color="auto"/>
        <w:left w:val="none" w:sz="0" w:space="0" w:color="auto"/>
        <w:bottom w:val="none" w:sz="0" w:space="0" w:color="auto"/>
        <w:right w:val="none" w:sz="0" w:space="0" w:color="auto"/>
      </w:divBdr>
      <w:divsChild>
        <w:div w:id="892886885">
          <w:marLeft w:val="0"/>
          <w:marRight w:val="0"/>
          <w:marTop w:val="0"/>
          <w:marBottom w:val="0"/>
          <w:divBdr>
            <w:top w:val="none" w:sz="0" w:space="0" w:color="auto"/>
            <w:left w:val="none" w:sz="0" w:space="0" w:color="auto"/>
            <w:bottom w:val="none" w:sz="0" w:space="0" w:color="auto"/>
            <w:right w:val="none" w:sz="0" w:space="0" w:color="auto"/>
          </w:divBdr>
        </w:div>
      </w:divsChild>
    </w:div>
    <w:div w:id="1397241749">
      <w:bodyDiv w:val="1"/>
      <w:marLeft w:val="0"/>
      <w:marRight w:val="0"/>
      <w:marTop w:val="0"/>
      <w:marBottom w:val="0"/>
      <w:divBdr>
        <w:top w:val="none" w:sz="0" w:space="0" w:color="auto"/>
        <w:left w:val="none" w:sz="0" w:space="0" w:color="auto"/>
        <w:bottom w:val="none" w:sz="0" w:space="0" w:color="auto"/>
        <w:right w:val="none" w:sz="0" w:space="0" w:color="auto"/>
      </w:divBdr>
      <w:divsChild>
        <w:div w:id="171725191">
          <w:marLeft w:val="0"/>
          <w:marRight w:val="0"/>
          <w:marTop w:val="0"/>
          <w:marBottom w:val="0"/>
          <w:divBdr>
            <w:top w:val="none" w:sz="0" w:space="0" w:color="auto"/>
            <w:left w:val="none" w:sz="0" w:space="0" w:color="auto"/>
            <w:bottom w:val="none" w:sz="0" w:space="0" w:color="auto"/>
            <w:right w:val="none" w:sz="0" w:space="0" w:color="auto"/>
          </w:divBdr>
        </w:div>
      </w:divsChild>
    </w:div>
    <w:div w:id="1408766493">
      <w:bodyDiv w:val="1"/>
      <w:marLeft w:val="0"/>
      <w:marRight w:val="0"/>
      <w:marTop w:val="0"/>
      <w:marBottom w:val="0"/>
      <w:divBdr>
        <w:top w:val="none" w:sz="0" w:space="0" w:color="auto"/>
        <w:left w:val="none" w:sz="0" w:space="0" w:color="auto"/>
        <w:bottom w:val="none" w:sz="0" w:space="0" w:color="auto"/>
        <w:right w:val="none" w:sz="0" w:space="0" w:color="auto"/>
      </w:divBdr>
      <w:divsChild>
        <w:div w:id="626736108">
          <w:marLeft w:val="0"/>
          <w:marRight w:val="0"/>
          <w:marTop w:val="0"/>
          <w:marBottom w:val="0"/>
          <w:divBdr>
            <w:top w:val="none" w:sz="0" w:space="0" w:color="auto"/>
            <w:left w:val="none" w:sz="0" w:space="0" w:color="auto"/>
            <w:bottom w:val="none" w:sz="0" w:space="0" w:color="auto"/>
            <w:right w:val="none" w:sz="0" w:space="0" w:color="auto"/>
          </w:divBdr>
        </w:div>
      </w:divsChild>
    </w:div>
    <w:div w:id="1487280384">
      <w:bodyDiv w:val="1"/>
      <w:marLeft w:val="0"/>
      <w:marRight w:val="0"/>
      <w:marTop w:val="0"/>
      <w:marBottom w:val="0"/>
      <w:divBdr>
        <w:top w:val="none" w:sz="0" w:space="0" w:color="auto"/>
        <w:left w:val="none" w:sz="0" w:space="0" w:color="auto"/>
        <w:bottom w:val="none" w:sz="0" w:space="0" w:color="auto"/>
        <w:right w:val="none" w:sz="0" w:space="0" w:color="auto"/>
      </w:divBdr>
      <w:divsChild>
        <w:div w:id="1520853048">
          <w:marLeft w:val="0"/>
          <w:marRight w:val="0"/>
          <w:marTop w:val="0"/>
          <w:marBottom w:val="0"/>
          <w:divBdr>
            <w:top w:val="none" w:sz="0" w:space="0" w:color="auto"/>
            <w:left w:val="none" w:sz="0" w:space="0" w:color="auto"/>
            <w:bottom w:val="none" w:sz="0" w:space="0" w:color="auto"/>
            <w:right w:val="none" w:sz="0" w:space="0" w:color="auto"/>
          </w:divBdr>
        </w:div>
      </w:divsChild>
    </w:div>
    <w:div w:id="1709254324">
      <w:bodyDiv w:val="1"/>
      <w:marLeft w:val="0"/>
      <w:marRight w:val="0"/>
      <w:marTop w:val="0"/>
      <w:marBottom w:val="0"/>
      <w:divBdr>
        <w:top w:val="none" w:sz="0" w:space="0" w:color="auto"/>
        <w:left w:val="none" w:sz="0" w:space="0" w:color="auto"/>
        <w:bottom w:val="none" w:sz="0" w:space="0" w:color="auto"/>
        <w:right w:val="none" w:sz="0" w:space="0" w:color="auto"/>
      </w:divBdr>
      <w:divsChild>
        <w:div w:id="1689330179">
          <w:marLeft w:val="0"/>
          <w:marRight w:val="0"/>
          <w:marTop w:val="0"/>
          <w:marBottom w:val="0"/>
          <w:divBdr>
            <w:top w:val="none" w:sz="0" w:space="0" w:color="auto"/>
            <w:left w:val="none" w:sz="0" w:space="0" w:color="auto"/>
            <w:bottom w:val="none" w:sz="0" w:space="0" w:color="auto"/>
            <w:right w:val="none" w:sz="0" w:space="0" w:color="auto"/>
          </w:divBdr>
        </w:div>
      </w:divsChild>
    </w:div>
    <w:div w:id="1730151674">
      <w:bodyDiv w:val="1"/>
      <w:marLeft w:val="0"/>
      <w:marRight w:val="0"/>
      <w:marTop w:val="0"/>
      <w:marBottom w:val="0"/>
      <w:divBdr>
        <w:top w:val="none" w:sz="0" w:space="0" w:color="auto"/>
        <w:left w:val="none" w:sz="0" w:space="0" w:color="auto"/>
        <w:bottom w:val="none" w:sz="0" w:space="0" w:color="auto"/>
        <w:right w:val="none" w:sz="0" w:space="0" w:color="auto"/>
      </w:divBdr>
      <w:divsChild>
        <w:div w:id="1453087593">
          <w:marLeft w:val="0"/>
          <w:marRight w:val="0"/>
          <w:marTop w:val="0"/>
          <w:marBottom w:val="0"/>
          <w:divBdr>
            <w:top w:val="none" w:sz="0" w:space="0" w:color="auto"/>
            <w:left w:val="none" w:sz="0" w:space="0" w:color="auto"/>
            <w:bottom w:val="none" w:sz="0" w:space="0" w:color="auto"/>
            <w:right w:val="none" w:sz="0" w:space="0" w:color="auto"/>
          </w:divBdr>
        </w:div>
      </w:divsChild>
    </w:div>
    <w:div w:id="1775049020">
      <w:bodyDiv w:val="1"/>
      <w:marLeft w:val="0"/>
      <w:marRight w:val="0"/>
      <w:marTop w:val="0"/>
      <w:marBottom w:val="0"/>
      <w:divBdr>
        <w:top w:val="none" w:sz="0" w:space="0" w:color="auto"/>
        <w:left w:val="none" w:sz="0" w:space="0" w:color="auto"/>
        <w:bottom w:val="none" w:sz="0" w:space="0" w:color="auto"/>
        <w:right w:val="none" w:sz="0" w:space="0" w:color="auto"/>
      </w:divBdr>
      <w:divsChild>
        <w:div w:id="1324814603">
          <w:marLeft w:val="0"/>
          <w:marRight w:val="0"/>
          <w:marTop w:val="0"/>
          <w:marBottom w:val="0"/>
          <w:divBdr>
            <w:top w:val="none" w:sz="0" w:space="0" w:color="auto"/>
            <w:left w:val="none" w:sz="0" w:space="0" w:color="auto"/>
            <w:bottom w:val="none" w:sz="0" w:space="0" w:color="auto"/>
            <w:right w:val="none" w:sz="0" w:space="0" w:color="auto"/>
          </w:divBdr>
        </w:div>
      </w:divsChild>
    </w:div>
    <w:div w:id="1943300921">
      <w:bodyDiv w:val="1"/>
      <w:marLeft w:val="0"/>
      <w:marRight w:val="0"/>
      <w:marTop w:val="0"/>
      <w:marBottom w:val="0"/>
      <w:divBdr>
        <w:top w:val="none" w:sz="0" w:space="0" w:color="auto"/>
        <w:left w:val="none" w:sz="0" w:space="0" w:color="auto"/>
        <w:bottom w:val="none" w:sz="0" w:space="0" w:color="auto"/>
        <w:right w:val="none" w:sz="0" w:space="0" w:color="auto"/>
      </w:divBdr>
      <w:divsChild>
        <w:div w:id="1952081506">
          <w:marLeft w:val="0"/>
          <w:marRight w:val="0"/>
          <w:marTop w:val="0"/>
          <w:marBottom w:val="0"/>
          <w:divBdr>
            <w:top w:val="none" w:sz="0" w:space="0" w:color="auto"/>
            <w:left w:val="none" w:sz="0" w:space="0" w:color="auto"/>
            <w:bottom w:val="none" w:sz="0" w:space="0" w:color="auto"/>
            <w:right w:val="none" w:sz="0" w:space="0" w:color="auto"/>
          </w:divBdr>
        </w:div>
      </w:divsChild>
    </w:div>
    <w:div w:id="1962566211">
      <w:bodyDiv w:val="1"/>
      <w:marLeft w:val="0"/>
      <w:marRight w:val="0"/>
      <w:marTop w:val="0"/>
      <w:marBottom w:val="0"/>
      <w:divBdr>
        <w:top w:val="none" w:sz="0" w:space="0" w:color="auto"/>
        <w:left w:val="none" w:sz="0" w:space="0" w:color="auto"/>
        <w:bottom w:val="none" w:sz="0" w:space="0" w:color="auto"/>
        <w:right w:val="none" w:sz="0" w:space="0" w:color="auto"/>
      </w:divBdr>
      <w:divsChild>
        <w:div w:id="329795428">
          <w:marLeft w:val="0"/>
          <w:marRight w:val="0"/>
          <w:marTop w:val="0"/>
          <w:marBottom w:val="0"/>
          <w:divBdr>
            <w:top w:val="none" w:sz="0" w:space="0" w:color="auto"/>
            <w:left w:val="none" w:sz="0" w:space="0" w:color="auto"/>
            <w:bottom w:val="none" w:sz="0" w:space="0" w:color="auto"/>
            <w:right w:val="none" w:sz="0" w:space="0" w:color="auto"/>
          </w:divBdr>
        </w:div>
      </w:divsChild>
    </w:div>
    <w:div w:id="2107267176">
      <w:bodyDiv w:val="1"/>
      <w:marLeft w:val="0"/>
      <w:marRight w:val="0"/>
      <w:marTop w:val="0"/>
      <w:marBottom w:val="0"/>
      <w:divBdr>
        <w:top w:val="none" w:sz="0" w:space="0" w:color="auto"/>
        <w:left w:val="none" w:sz="0" w:space="0" w:color="auto"/>
        <w:bottom w:val="none" w:sz="0" w:space="0" w:color="auto"/>
        <w:right w:val="none" w:sz="0" w:space="0" w:color="auto"/>
      </w:divBdr>
      <w:divsChild>
        <w:div w:id="1057124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8.png"/><Relationship Id="rId26" Type="http://schemas.openxmlformats.org/officeDocument/2006/relationships/hyperlink" Target="http://php.net/manual/en/function.levenshtein.php" TargetMode="External"/><Relationship Id="rId39" Type="http://schemas.openxmlformats.org/officeDocument/2006/relationships/hyperlink" Target="http://leo.tw.rpi.edu:81/helloWorld.html" TargetMode="External"/><Relationship Id="rId21" Type="http://schemas.openxmlformats.org/officeDocument/2006/relationships/hyperlink" Target="http://www.w3.org/TeamSubmission/turtle/" TargetMode="External"/><Relationship Id="rId34" Type="http://schemas.openxmlformats.org/officeDocument/2006/relationships/image" Target="media/image10.png"/><Relationship Id="rId42" Type="http://schemas.openxmlformats.org/officeDocument/2006/relationships/hyperlink" Target="about:blank" TargetMode="External"/><Relationship Id="rId47" Type="http://schemas.openxmlformats.org/officeDocument/2006/relationships/image" Target="media/image11.jpeg"/><Relationship Id="rId50" Type="http://schemas.openxmlformats.org/officeDocument/2006/relationships/hyperlink" Target="http://www3.cpdl.org/wiki/index.php/Requiem,_KV_626_(Wolfgang_Amadeus_Mozart)" TargetMode="External"/><Relationship Id="rId55" Type="http://schemas.openxmlformats.org/officeDocument/2006/relationships/hyperlink" Target="http://leo.tw.rpi.edu:81/endpoint.php" TargetMode="External"/><Relationship Id="rId63" Type="http://schemas.openxmlformats.org/officeDocument/2006/relationships/hyperlink" Target="https://github.com/samuelbjohnson/cross-topix" TargetMode="External"/><Relationship Id="rId68" Type="http://schemas.openxmlformats.org/officeDocument/2006/relationships/hyperlink" Target="http://tw.rpi.edu/web/Courses/Xinformatics/2011" TargetMode="External"/><Relationship Id="rId76" Type="http://schemas.openxmlformats.org/officeDocument/2006/relationships/hyperlink" Target="http://validator.linkeddata.org/vapour" TargetMode="External"/><Relationship Id="rId84" Type="http://schemas.openxmlformats.org/officeDocument/2006/relationships/hyperlink" Target="http://www3.cpdl.org/wiki/index.php/Cantata_BWV_4_-_Christ_lag_in_Todesbanden_(Johann_Sebastian_Bach)" TargetMode="External"/><Relationship Id="rId89" Type="http://schemas.microsoft.com/office/2007/relationships/stylesWithEffects" Target="stylesWithEffects.xml"/><Relationship Id="rId7" Type="http://schemas.openxmlformats.org/officeDocument/2006/relationships/hyperlink" Target="http://imslp.org/wiki/" TargetMode="External"/><Relationship Id="rId71" Type="http://schemas.openxmlformats.org/officeDocument/2006/relationships/hyperlink" Target="http://www3.cpdl.org/wiki/"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github.com/samuelbjohnson/cross-topix/tree/master/comparisonModuleJava" TargetMode="External"/><Relationship Id="rId11" Type="http://schemas.openxmlformats.org/officeDocument/2006/relationships/image" Target="media/image2.jpeg"/><Relationship Id="rId24" Type="http://schemas.openxmlformats.org/officeDocument/2006/relationships/hyperlink" Target="https://github.com/semsol/arc2/wiki" TargetMode="External"/><Relationship Id="rId32" Type="http://schemas.openxmlformats.org/officeDocument/2006/relationships/hyperlink" Target="https://github.com/samuelbjohnson/cross-topix/raw/master/ontology/vocab.ttl" TargetMode="External"/><Relationship Id="rId37" Type="http://schemas.openxmlformats.org/officeDocument/2006/relationships/hyperlink" Target="https://github.com/samuelbjohnson/cross-topix/blob/master/ontology/vocab.ttl" TargetMode="External"/><Relationship Id="rId40" Type="http://schemas.openxmlformats.org/officeDocument/2006/relationships/hyperlink" Target="http://logd.tw.rpi.edu/technology/SPARQL" TargetMode="External"/><Relationship Id="rId45" Type="http://schemas.openxmlformats.org/officeDocument/2006/relationships/hyperlink" Target="about:blank" TargetMode="External"/><Relationship Id="rId53" Type="http://schemas.openxmlformats.org/officeDocument/2006/relationships/hyperlink" Target="http://tw.rpi.edu/instances/PatrickWest" TargetMode="External"/><Relationship Id="rId58" Type="http://schemas.openxmlformats.org/officeDocument/2006/relationships/hyperlink" Target="https://help.ubuntu.com/community/ApacheMySQLPHP" TargetMode="External"/><Relationship Id="rId66" Type="http://schemas.openxmlformats.org/officeDocument/2006/relationships/image" Target="media/image14.png"/><Relationship Id="rId74" Type="http://schemas.openxmlformats.org/officeDocument/2006/relationships/hyperlink" Target="about:blank" TargetMode="External"/><Relationship Id="rId79" Type="http://schemas.openxmlformats.org/officeDocument/2006/relationships/hyperlink" Target="http://www3.cpdl.org/wiki/index.php/Emanuele_d%27Astorga"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github.com/timrdf/csv2rdf4lod-automation/wiki/Publications" TargetMode="External"/><Relationship Id="rId82" Type="http://schemas.openxmlformats.org/officeDocument/2006/relationships/hyperlink" Target="about:blank"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imslp.org/wiki/" TargetMode="External"/><Relationship Id="rId14" Type="http://schemas.openxmlformats.org/officeDocument/2006/relationships/image" Target="media/image4.png"/><Relationship Id="rId22" Type="http://schemas.openxmlformats.org/officeDocument/2006/relationships/hyperlink" Target="http://www.w3.org/TR/rdf-concepts/" TargetMode="External"/><Relationship Id="rId27" Type="http://schemas.openxmlformats.org/officeDocument/2006/relationships/hyperlink" Target="https://github.com/samuelbjohnson/cross-topix/tree/master/comparisonModuleJava/Joiner" TargetMode="External"/><Relationship Id="rId30" Type="http://schemas.openxmlformats.org/officeDocument/2006/relationships/hyperlink" Target="http://purl.org/" TargetMode="External"/><Relationship Id="rId35" Type="http://schemas.openxmlformats.org/officeDocument/2006/relationships/hyperlink" Target="https://github.com/samuelbjohnson/cross-topix/blob/master/ontology/doc/purl-request-and-response.png" TargetMode="External"/><Relationship Id="rId43" Type="http://schemas.openxmlformats.org/officeDocument/2006/relationships/hyperlink" Target="about:blank" TargetMode="External"/><Relationship Id="rId48" Type="http://schemas.openxmlformats.org/officeDocument/2006/relationships/hyperlink" Target="http://leo.tw.rpi.edu:81/hello.php" TargetMode="External"/><Relationship Id="rId56" Type="http://schemas.openxmlformats.org/officeDocument/2006/relationships/hyperlink" Target="http://www4.wiwiss.fu-berlin.de/bizer/rdfapi/tutorial/netapi.html" TargetMode="External"/><Relationship Id="rId64" Type="http://schemas.openxmlformats.org/officeDocument/2006/relationships/hyperlink" Target="http://leo.tw.rpi.edu:81/endpoint.php" TargetMode="External"/><Relationship Id="rId69" Type="http://schemas.openxmlformats.org/officeDocument/2006/relationships/hyperlink" Target="http://tw.rpi.edu/media/latest/Xinformatics2011_week6.ppt" TargetMode="External"/><Relationship Id="rId77" Type="http://schemas.openxmlformats.org/officeDocument/2006/relationships/hyperlink" Target="http://dbpedia.org/resource/Composer" TargetMode="External"/><Relationship Id="rId8" Type="http://schemas.openxmlformats.org/officeDocument/2006/relationships/hyperlink" Target="http://www3.cpdl.org/wiki/" TargetMode="External"/><Relationship Id="rId51" Type="http://schemas.openxmlformats.org/officeDocument/2006/relationships/hyperlink" Target="https://github.com/timrdf/csv2rdf4lod-automation/blob/master/bin/util/c9d.php" TargetMode="External"/><Relationship Id="rId72" Type="http://schemas.openxmlformats.org/officeDocument/2006/relationships/hyperlink" Target="http://imslp.org/wiki/" TargetMode="External"/><Relationship Id="rId80" Type="http://schemas.openxmlformats.org/officeDocument/2006/relationships/image" Target="media/image15.jpeg"/><Relationship Id="rId85" Type="http://schemas.openxmlformats.org/officeDocument/2006/relationships/hyperlink" Target="http://data-gov.tw.rpi.edu/wiki/Tim_Lebo"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hyperlink" Target="http://en.wikipedia.org/wiki/Levenshtein_distance" TargetMode="External"/><Relationship Id="rId33" Type="http://schemas.openxmlformats.org/officeDocument/2006/relationships/hyperlink" Target="https://github.com/samuelbjohnson/cross-topix/blob/master/ontology/vocab.ttl" TargetMode="External"/><Relationship Id="rId38" Type="http://schemas.openxmlformats.org/officeDocument/2006/relationships/hyperlink" Target="https://github.com/samuelbjohnson/cross-topix" TargetMode="External"/><Relationship Id="rId46" Type="http://schemas.openxmlformats.org/officeDocument/2006/relationships/hyperlink" Target="about:blank" TargetMode="External"/><Relationship Id="rId59" Type="http://schemas.openxmlformats.org/officeDocument/2006/relationships/hyperlink" Target="https://github.com/semsol/arc2/wiki" TargetMode="External"/><Relationship Id="rId67" Type="http://schemas.openxmlformats.org/officeDocument/2006/relationships/hyperlink" Target="about:blank" TargetMode="External"/><Relationship Id="rId20" Type="http://schemas.openxmlformats.org/officeDocument/2006/relationships/hyperlink" Target="http://dublincore.org/documents/dcmi-terms/" TargetMode="External"/><Relationship Id="rId41" Type="http://schemas.openxmlformats.org/officeDocument/2006/relationships/hyperlink" Target="http://leo.tw.rpi.edu/source/orange/dataset/crowd-verifications/version/2011-Apr-25" TargetMode="External"/><Relationship Id="rId54" Type="http://schemas.openxmlformats.org/officeDocument/2006/relationships/hyperlink" Target="https://github.com/semsol/arc2/wiki" TargetMode="External"/><Relationship Id="rId62" Type="http://schemas.openxmlformats.org/officeDocument/2006/relationships/image" Target="media/image13.jpeg"/><Relationship Id="rId70" Type="http://schemas.openxmlformats.org/officeDocument/2006/relationships/hyperlink" Target="http://vivoweb.org/" TargetMode="External"/><Relationship Id="rId75" Type="http://schemas.openxmlformats.org/officeDocument/2006/relationships/hyperlink" Target="http://tw.rpi.edu/web/person/TimLebo" TargetMode="External"/><Relationship Id="rId83" Type="http://schemas.openxmlformats.org/officeDocument/2006/relationships/hyperlink" Target="http://imslp.org/wiki/Christ_lag_in_Todesbanden,_BWV_4_(Bach,_Johann_Sebastian)"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5.jpeg"/><Relationship Id="rId23" Type="http://schemas.openxmlformats.org/officeDocument/2006/relationships/hyperlink" Target="http://dublincore.org/documents/dcmi-terms/" TargetMode="External"/><Relationship Id="rId28" Type="http://schemas.openxmlformats.org/officeDocument/2006/relationships/hyperlink" Target="https://github.com/samuelbjohnson/cross-topix/blob/master/comparisonModuleJava/Joiner/joinerReadme.txt" TargetMode="External"/><Relationship Id="rId36" Type="http://schemas.openxmlformats.org/officeDocument/2006/relationships/hyperlink" Target="http://purl.org/" TargetMode="External"/><Relationship Id="rId49" Type="http://schemas.openxmlformats.org/officeDocument/2006/relationships/hyperlink" Target="http://imslp.org/wiki/Stabat_Mater,_Op.58_(Dvo%C5%99%C3%A1k,_Anton%C3%ADn)" TargetMode="External"/><Relationship Id="rId57" Type="http://schemas.openxmlformats.org/officeDocument/2006/relationships/hyperlink" Target="http://bnode.org/blog/2007/11/26/load-insert-and-delete-in-arc2-via-sparql-plus" TargetMode="External"/><Relationship Id="rId10" Type="http://schemas.openxmlformats.org/officeDocument/2006/relationships/hyperlink" Target="http://www3.cpdl.org/wiki/" TargetMode="External"/><Relationship Id="rId31" Type="http://schemas.openxmlformats.org/officeDocument/2006/relationships/hyperlink" Target="http://purl.org/twc/vocab/cross-topix" TargetMode="External"/><Relationship Id="rId44" Type="http://schemas.openxmlformats.org/officeDocument/2006/relationships/hyperlink" Target="about:blank" TargetMode="External"/><Relationship Id="rId52" Type="http://schemas.openxmlformats.org/officeDocument/2006/relationships/hyperlink" Target="http://leo.tw.rpi.edu:81/hello.php" TargetMode="External"/><Relationship Id="rId60" Type="http://schemas.openxmlformats.org/officeDocument/2006/relationships/image" Target="media/image12.jpeg"/><Relationship Id="rId65" Type="http://schemas.openxmlformats.org/officeDocument/2006/relationships/hyperlink" Target="about:blank" TargetMode="External"/><Relationship Id="rId73" Type="http://schemas.openxmlformats.org/officeDocument/2006/relationships/hyperlink" Target="http://richard.cyganiak.de/2007/10/lod/lod-datasets_2010-09-22_colored.html" TargetMode="External"/><Relationship Id="rId78" Type="http://schemas.openxmlformats.org/officeDocument/2006/relationships/hyperlink" Target="http://validator.linkeddata.org/vapour?vocabUri=http%3A%2F%2Fdbpedia.org%2Fresource%2FComposer&amp;classUri=http%3A%2F%2F&amp;propertyUri=http%3A%2F%2F&amp;instanceUri=http%3A%2F%2F&amp;defaultResponse=dontmind&amp;userAgent=vapour.sourceforge.net" TargetMode="External"/><Relationship Id="rId81" Type="http://schemas.openxmlformats.org/officeDocument/2006/relationships/image" Target="media/image16.png"/><Relationship Id="rId86" Type="http://schemas.openxmlformats.org/officeDocument/2006/relationships/hyperlink" Target="http://www3.cpdl.org/wiki/index.php/Daniel_Vet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4D21F8-3C45-476A-A7E7-F81DB15BE5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38</Pages>
  <Words>9313</Words>
  <Characters>53085</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Colin</dc:creator>
  <cp:lastModifiedBy>student</cp:lastModifiedBy>
  <cp:revision>9</cp:revision>
  <dcterms:created xsi:type="dcterms:W3CDTF">2011-04-29T03:53:00Z</dcterms:created>
  <dcterms:modified xsi:type="dcterms:W3CDTF">2011-04-30T17:47:00Z</dcterms:modified>
</cp:coreProperties>
</file>